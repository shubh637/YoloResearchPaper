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Topic: </w:t>
      </w:r>
      <w:r w:rsidDel="00000000" w:rsidR="00000000" w:rsidRPr="00000000">
        <w:rPr>
          <w:color w:val="000000"/>
          <w:rtl w:val="0"/>
        </w:rPr>
        <w:t xml:space="preserve">Smart Vehicles Surveillance of Fogged Objects using Enhanced Deep Learning Algorithms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Abstract:</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While deep convolutional neural networks excel at eliminating fog, they also need to be able to handle photos taken in actual meteorological situations with patches of cloud cover or fog. Blur is harder to categorize in the actual world, and decreasing map or picture quality will result in output results with inconsistent colors or less content. Additionally, the model's complexity will rise with additional convolutional block stacking. Deep learning methods for fog image processing can be plagued by overfitting in addition to the challenge of gathering enough training data. This can restrict the capabilities of the model and make it difficult to use it practically in real-world situations.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d0d0d"/>
          <w:highlight w:val="white"/>
        </w:rPr>
      </w:pPr>
      <w:r w:rsidDel="00000000" w:rsidR="00000000" w:rsidRPr="00000000">
        <w:rPr>
          <w:rFonts w:ascii="Cambria" w:cs="Cambria" w:eastAsia="Cambria" w:hAnsi="Cambria"/>
          <w:rtl w:val="0"/>
        </w:rPr>
        <w:t xml:space="preserve">We employ WaveletFormerNet, a Transformer-based wavelet network designed for fog image processing in the real world, taking these problems into account. It handles texture loss and color distortion brought on by subsampling by including discrete wavelet transform into Vision Transformer via the WaveletFormer and IWaveletFormer blocks. The Transformer block's parallel integration lowers processing overhead while preserving multi-frequency data collection. Fog cloud picture restoration is improved by the Feature Aggregation Module (FAM), which maintains image resolution. WaveletFormerNet is superior to state-of-the-art techniques, as shown by extensive testing on real-world meteorological data. Its promise to improve computer vision applications is shown by its promising results in actual dust removal and application tests.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However, removing the fog won't solve all of the problems (object recognition, object form, and object distance from humans). Advanced object identification and tracking systems are also necessary, especially for applications involving vehicles and surveillance. Multi-object tracking (MOT) becomes important in this situation. We improve object recognition and tracking performance by combining improved versions of YOLOv2 with deep reinforcement learning and LuNet.</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Fonts w:ascii="Cambria" w:cs="Cambria" w:eastAsia="Cambria" w:hAnsi="Cambria"/>
          <w:color w:val="000000"/>
          <w:highlight w:val="white"/>
          <w:rtl w:val="0"/>
        </w:rPr>
        <w:t xml:space="preserve">This proposed an combined method for removing fog from surveillance images using WaveletFormerNet, a Transformer-based wavelet network designed for real-world non-homogeneous dense fog scenarios,this transformer method use the wavelet transform method.It also uses Multi-Object Detection with Enhanced YOLOv2 and LuNet Algorithms to detect objects. When these methods are combined, they can better handle the intricacies of hazy surroundings, improving both visibility and object detection precision. The effectiveness of the suggested technique is proven through rigorous testing, highlighting its potential to enhance the operation of monitoring systems in difficult weather situations.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highlight w:val="white"/>
        </w:rPr>
      </w:pPr>
      <w:r w:rsidDel="00000000" w:rsidR="00000000" w:rsidRPr="00000000">
        <w:rPr>
          <w:rFonts w:ascii="Cambria" w:cs="Cambria" w:eastAsia="Cambria" w:hAnsi="Cambria"/>
          <w:highlight w:val="white"/>
          <w:rtl w:val="0"/>
        </w:rPr>
        <w:t xml:space="preserv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color w:val="000000"/>
          <w:highlight w:val="whit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366091"/>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366091"/>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366091"/>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366091"/>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Introduction:</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366091"/>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rPr>
      </w:pPr>
      <w:r w:rsidDel="00000000" w:rsidR="00000000" w:rsidRPr="00000000">
        <w:rPr>
          <w:rFonts w:ascii="Cambria" w:cs="Cambria" w:eastAsia="Cambria" w:hAnsi="Cambria"/>
          <w:rtl w:val="0"/>
        </w:rPr>
        <w:t xml:space="preserve">Haze is a frequent atmospheric phenomena that ruins and distorts pictures. Many computer vision applications, including remote sensing processing [1, 2, 7] and video analysis and identification [3, 4], need the use of image dehazing algorithms. picture dehazing is a crucial low-level picture recovery work and a pre-processing step for high-level vision tasks, and it has been a hot research area in computer vision and image processing in recent years. The traditional atmospheric scattering model (ASM) [8,9] has been employed in several prior dehazing techniques [5,6,7] to describe the hazy image deterioration process by</w:t>
      </w: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Eq. (1): I(x) = J(x)t(x) + A(1 − t(x)) …………………………………………………………………………………………………(1)</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Where  I(x) and J(x) are the degraded images and the clear images, respectively. A represents global atmospheric light; t(x) = e− βd(x) is the transmission map, where β and d(x) represent </w:t>
      </w:r>
      <w:r w:rsidDel="00000000" w:rsidR="00000000" w:rsidRPr="00000000">
        <w:rPr>
          <w:rFonts w:ascii="Cambria" w:cs="Cambria" w:eastAsia="Cambria" w:hAnsi="Cambria"/>
          <w:rtl w:val="0"/>
        </w:rPr>
        <w:t xml:space="preserve">scene depth and atmospheric scattering characteristics, respectively. The primary goal of early prior-based dehazing techniques, which have advanced significantly, is to manually estimate the global atmospheric light A and the medium transmission map t(x). These prior-based techniques [1, 2, 5, 7] must, however, be more in line with practice because they typically call for laborious iterative optimization and manually created priors. Although it is commonly recognized that environmental variables like temperature, humidity, and altitude affect the creation of haze, it might be difficult to represent hazy pictures with a simple model. Consequently, when handling complicated scenarios like non-homogeneous and dense fog conditions, these prior-based approaches may lead to estimated mistakes. It is unable to handle very white movies and photos with dense </w:t>
      </w:r>
      <w:r w:rsidDel="00000000" w:rsidR="00000000" w:rsidRPr="00000000">
        <w:rPr>
          <w:rFonts w:ascii="Cambria" w:cs="Cambria" w:eastAsia="Cambria" w:hAnsi="Cambria"/>
          <w:color w:val="000000"/>
          <w:rtl w:val="0"/>
        </w:rPr>
        <w:t xml:space="preserve">white regions presents difficulties in accurately calculating attenuation [5,12]</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16">
      <w:pPr>
        <w:jc w:val="both"/>
        <w:rPr>
          <w:rFonts w:ascii="Cambria" w:cs="Cambria" w:eastAsia="Cambria" w:hAnsi="Cambria"/>
        </w:rPr>
      </w:pPr>
      <w:r w:rsidDel="00000000" w:rsidR="00000000" w:rsidRPr="00000000">
        <w:rPr>
          <w:rFonts w:ascii="Cambria" w:cs="Cambria" w:eastAsia="Cambria" w:hAnsi="Cambria"/>
          <w:rtl w:val="0"/>
        </w:rPr>
        <w:t xml:space="preserve">However, clean images are necessary for surveillance since blurry or foggy images prevent us from seeing objects, but simply clearing the image won't fix the issue. We also require an object detection technique. Understanding several aspects of object recognition and haze removal, such as the number of objects, their distance from the item, their density of fog, and the real-time environmental conditions, is necessary. Therefore, in order to fix our problem, we must maintain these features.</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highlight w:val="white"/>
        </w:rPr>
      </w:pPr>
      <w:r w:rsidDel="00000000" w:rsidR="00000000" w:rsidRPr="00000000">
        <w:rPr>
          <w:rFonts w:ascii="Cambria" w:cs="Cambria" w:eastAsia="Cambria" w:hAnsi="Cambria"/>
          <w:rtl w:val="0"/>
        </w:rPr>
        <w:t xml:space="preserve">In this research, we propose to use image clearing, or the removal of haze or fog from an image, to identify an item for surveillance in a single model. utilizing Multi-Object Detection with Enhanced YOLOv2 and LuNet Algorithms[11] and WaveletFormerNet, a Transformer-based wavelet network [11]designed for real-world non-homogeneous dense fog conditions. When these methods are combined, they can better handle the intricacies of hazy surroundings, improving both visibility and object detection precision. The effectiveness of the suggested technique is proven through rigorous testing, highlighting its potential to enhance the operation of monitoring systems in difficult weather situations.</w:t>
      </w:r>
      <w:r w:rsidDel="00000000" w:rsidR="00000000" w:rsidRPr="00000000">
        <w:rPr>
          <w:rtl w:val="0"/>
        </w:rPr>
      </w:r>
    </w:p>
    <w:p w:rsidR="00000000" w:rsidDel="00000000" w:rsidP="00000000" w:rsidRDefault="00000000" w:rsidRPr="00000000" w14:paraId="0000001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9">
      <w:pPr>
        <w:jc w:val="both"/>
        <w:rPr>
          <w:rFonts w:ascii="Cambria" w:cs="Cambria" w:eastAsia="Cambria" w:hAnsi="Cambria"/>
          <w:color w:val="0d0d0d"/>
          <w:highlight w:val="white"/>
        </w:rPr>
      </w:pPr>
      <w:r w:rsidDel="00000000" w:rsidR="00000000" w:rsidRPr="00000000">
        <w:rPr>
          <w:rFonts w:ascii="Cambria" w:cs="Cambria" w:eastAsia="Cambria" w:hAnsi="Cambria"/>
          <w:color w:val="0d0d0d"/>
          <w:highlight w:val="white"/>
          <w:rtl w:val="0"/>
        </w:rPr>
        <w:t xml:space="preserve">We use a transformer-based wavelet network called WaveletFormerNet[10], which was created especially for non-homogeneous fog situations that arise in real life. By introducing the WaveletFormer and IWaveletFormer blocks, this novel technique minimizes the loss of texture detail while maintaining picture quality. WaveletFormerNet is a lightweight technique that effectively gathers multi-frequency information by utilizing parallel convolution inside Transformer blocks. Furthermore, to improve feature extraction, a feature aggregation module (FAM) is presented, which captures long-range relationships among data at several levels. With the use of frequency information, WaveletFormerNet offers an end-to-end wavelet reconstruction network that successfully addresses picture dehazing problems in challenging actual circumstances. Wide-ranging tests carried out on artificial and real-world datasets confirm WaveletFormerNet's efficacy. Adding object detection is crucial to further improve surveillance capabilities. In order to comprehend and analyze surveillance film more effectively, object identification is essential for distinguishing item kinds and establishing their distances from one another. More complete surveillance systems are made possible by this added capabilities, which enhances threat identification, situational awareness, and decision-making. For better accuracy and efficacy in real-world conditions, surveillance systems can combine object detection with fog removal techniques like WaveletFormerNet..</w:t>
      </w:r>
    </w:p>
    <w:p w:rsidR="00000000" w:rsidDel="00000000" w:rsidP="00000000" w:rsidRDefault="00000000" w:rsidRPr="00000000" w14:paraId="0000001A">
      <w:pPr>
        <w:jc w:val="both"/>
        <w:rPr>
          <w:rFonts w:ascii="Cambria" w:cs="Cambria" w:eastAsia="Cambria" w:hAnsi="Cambria"/>
        </w:rPr>
      </w:pPr>
      <w:r w:rsidDel="00000000" w:rsidR="00000000" w:rsidRPr="00000000">
        <w:rPr>
          <w:rFonts w:ascii="Cambria" w:cs="Cambria" w:eastAsia="Cambria" w:hAnsi="Cambria"/>
          <w:rtl w:val="0"/>
        </w:rPr>
        <w:t xml:space="preserve">Additionally, we employ LuNet and Enhanced YOLOv2 algorithms for Multi-Object Detection in order to detect objects.[11] Numerous applications, such as intelligent transportation systems, robot navigation, video surveillance, and video analytics, benefit from multiple object tracking (MOT) in videos. Even though a lot has been learned since the first research, visual tracking of multiple items is still difficult because of ambient noise, occlusions in measurements, variable object counts, and similarity in appearance across objects. In order to identify moving objects before exchanging information, the suggested study concentrated on three important processes: feature extraction, object detection, and classification. This paper suggests a deep reinforcement learning and LuNet-based multi-object video identification technique. Initially, the improved "you only look once" version 2 (YOLOv2) picks up a lot of items. In this study, a YOLOv2 base network modified by decreasing the metrics and using LuNet in their place. The LuNet network is utilized in the improved model's feature extraction process to pull out the most anticipated qualities from the picture. Additionally, the LuNet design of the underlying network makes the suggested model small. This method uses the MOT20 vehicle benchmark dataset to assess the performance of the strategy against many state-of-the-art methods.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highlight w:val="whit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highlight w:val="white"/>
        </w:rPr>
      </w:pPr>
      <w:r w:rsidDel="00000000" w:rsidR="00000000" w:rsidRPr="00000000">
        <w:rPr>
          <w:rtl w:val="0"/>
        </w:rPr>
      </w:r>
    </w:p>
    <w:p w:rsidR="00000000" w:rsidDel="00000000" w:rsidP="00000000" w:rsidRDefault="00000000" w:rsidRPr="00000000" w14:paraId="0000001D">
      <w:pPr>
        <w:pStyle w:val="Heading2"/>
        <w:rPr>
          <w:highlight w:val="white"/>
        </w:rPr>
      </w:pPr>
      <w:r w:rsidDel="00000000" w:rsidR="00000000" w:rsidRPr="00000000">
        <w:rPr>
          <w:highlight w:val="white"/>
          <w:rtl w:val="0"/>
        </w:rPr>
        <w:t xml:space="preserve">Related work:</w:t>
      </w:r>
    </w:p>
    <w:p w:rsidR="00000000" w:rsidDel="00000000" w:rsidP="00000000" w:rsidRDefault="00000000" w:rsidRPr="00000000" w14:paraId="0000001E">
      <w:pPr>
        <w:pStyle w:val="Heading3"/>
        <w:rPr/>
      </w:pPr>
      <w:r w:rsidDel="00000000" w:rsidR="00000000" w:rsidRPr="00000000">
        <w:rPr>
          <w:rtl w:val="0"/>
        </w:rPr>
        <w:t xml:space="preserve">1. Image dehazing </w:t>
      </w:r>
    </w:p>
    <w:p w:rsidR="00000000" w:rsidDel="00000000" w:rsidP="00000000" w:rsidRDefault="00000000" w:rsidRPr="00000000" w14:paraId="0000001F">
      <w:pPr>
        <w:jc w:val="both"/>
        <w:rPr>
          <w:rFonts w:ascii="Cambria" w:cs="Cambria" w:eastAsia="Cambria" w:hAnsi="Cambria"/>
        </w:rPr>
      </w:pPr>
      <w:r w:rsidDel="00000000" w:rsidR="00000000" w:rsidRPr="00000000">
        <w:rPr>
          <w:rFonts w:ascii="Cambria" w:cs="Cambria" w:eastAsia="Cambria" w:hAnsi="Cambria"/>
          <w:rtl w:val="0"/>
        </w:rPr>
        <w:t xml:space="preserve">Traditional prior-based approaches and learning-based methods are the two main groups into which the currently available picture dehazing techniques fall. </w:t>
      </w:r>
    </w:p>
    <w:p w:rsidR="00000000" w:rsidDel="00000000" w:rsidP="00000000" w:rsidRDefault="00000000" w:rsidRPr="00000000" w14:paraId="00000020">
      <w:pPr>
        <w:pStyle w:val="Heading4"/>
        <w:rPr/>
      </w:pPr>
      <w:r w:rsidDel="00000000" w:rsidR="00000000" w:rsidRPr="00000000">
        <w:rPr>
          <w:rtl w:val="0"/>
        </w:rPr>
        <w:t xml:space="preserve">1.1Traditional methods</w:t>
      </w:r>
    </w:p>
    <w:p w:rsidR="00000000" w:rsidDel="00000000" w:rsidP="00000000" w:rsidRDefault="00000000" w:rsidRPr="00000000" w14:paraId="00000021">
      <w:pPr>
        <w:jc w:val="both"/>
        <w:rPr>
          <w:rFonts w:ascii="Cambria" w:cs="Cambria" w:eastAsia="Cambria" w:hAnsi="Cambria"/>
        </w:rPr>
      </w:pPr>
      <w:r w:rsidDel="00000000" w:rsidR="00000000" w:rsidRPr="00000000">
        <w:rPr>
          <w:rFonts w:ascii="Cambria" w:cs="Cambria" w:eastAsia="Cambria" w:hAnsi="Cambria"/>
          <w:rtl w:val="0"/>
        </w:rPr>
        <w:t xml:space="preserve">The majority of prior-based dehazing techniques [1,2,3,5,7,12] estimate the transmission map using clear and fuzzy pictures and then recover the haze-free images using ASM. The dark channel prior (DCP) was introduced by He et al. [5, 12], based on the assumption that low-intensity values are frequently present in at least one channel in the picture patches of haze-free outdoor photos. Zhu et al. [7] suggested using color attenuation prior (CAP) to estimate the scene depth as reliable prior information in order to overcome the disparity in brightness and saturation of hazy pictures. However, these algorithms' performance is intrinsically limited by the particular situation, and if the scenario does not fulfill these priors, they can result in undesired color distortions. But WaveletFormerNet [10] can reconstruct pictures with more resolution because it makes use of the complementing benefits of previous- and deep learning-based methods.</w:t>
      </w:r>
    </w:p>
    <w:p w:rsidR="00000000" w:rsidDel="00000000" w:rsidP="00000000" w:rsidRDefault="00000000" w:rsidRPr="00000000" w14:paraId="00000022">
      <w:pPr>
        <w:pStyle w:val="Heading4"/>
        <w:rPr/>
      </w:pPr>
      <w:r w:rsidDel="00000000" w:rsidR="00000000" w:rsidRPr="00000000">
        <w:rPr>
          <w:rtl w:val="0"/>
        </w:rPr>
        <w:t xml:space="preserve">2. Deep learning methods </w:t>
      </w:r>
    </w:p>
    <w:p w:rsidR="00000000" w:rsidDel="00000000" w:rsidP="00000000" w:rsidRDefault="00000000" w:rsidRPr="00000000" w14:paraId="00000023">
      <w:pPr>
        <w:jc w:val="both"/>
        <w:rPr>
          <w:rFonts w:ascii="Cambria" w:cs="Cambria" w:eastAsia="Cambria" w:hAnsi="Cambria"/>
        </w:rPr>
      </w:pPr>
      <w:r w:rsidDel="00000000" w:rsidR="00000000" w:rsidRPr="00000000">
        <w:rPr>
          <w:rFonts w:ascii="Cambria" w:cs="Cambria" w:eastAsia="Cambria" w:hAnsi="Cambria"/>
          <w:rtl w:val="0"/>
        </w:rPr>
        <w:t xml:space="preserve">Deep learning methods have been put up recently to address the issue of dehazing underwater images. The restoration of underwater photographs using these approaches has yielded encouraging results. Three categories can be used to group them: (i) Transformer-based techniques, and (ii) CNN-based techniques.</w:t>
      </w:r>
    </w:p>
    <w:p w:rsidR="00000000" w:rsidDel="00000000" w:rsidP="00000000" w:rsidRDefault="00000000" w:rsidRPr="00000000" w14:paraId="00000024">
      <w:pPr>
        <w:jc w:val="both"/>
        <w:rPr>
          <w:rFonts w:ascii="Cambria" w:cs="Cambria" w:eastAsia="Cambria" w:hAnsi="Cambria"/>
          <w:b w:val="1"/>
          <w:i w:val="1"/>
          <w:color w:val="3d85c6"/>
        </w:rPr>
      </w:pPr>
      <w:r w:rsidDel="00000000" w:rsidR="00000000" w:rsidRPr="00000000">
        <w:rPr>
          <w:rFonts w:ascii="Cambria" w:cs="Cambria" w:eastAsia="Cambria" w:hAnsi="Cambria"/>
          <w:b w:val="1"/>
          <w:i w:val="1"/>
          <w:color w:val="3d85c6"/>
          <w:rtl w:val="0"/>
        </w:rPr>
        <w:t xml:space="preserve">1.2.1.CNN-based techniques [4]</w:t>
      </w:r>
    </w:p>
    <w:p w:rsidR="00000000" w:rsidDel="00000000" w:rsidP="00000000" w:rsidRDefault="00000000" w:rsidRPr="00000000" w14:paraId="00000025">
      <w:pPr>
        <w:jc w:val="both"/>
        <w:rPr>
          <w:rFonts w:ascii="Cambria" w:cs="Cambria" w:eastAsia="Cambria" w:hAnsi="Cambria"/>
        </w:rPr>
      </w:pPr>
      <w:r w:rsidDel="00000000" w:rsidR="00000000" w:rsidRPr="00000000">
        <w:rPr>
          <w:rFonts w:ascii="Cambria" w:cs="Cambria" w:eastAsia="Cambria" w:hAnsi="Cambria"/>
          <w:rtl w:val="0"/>
        </w:rPr>
        <w:t xml:space="preserve">In recent years, a broad variety of CNN-based techniques [4] have taken center stage. In order to estimate t(x) utilizing a coarse-scale network and local optimization, Ren et al. [4] recommended the use of MSCNN. Reiterating ASM, Li et al. [6, 7, 8] suggested AODNet to learn each fuzzy picture and its t(x). All these techniques, however, rely on ASM, and the dehazing outcomes are frequently skewed in terms of color. To reduce the bottleneck issue that conventional multi-scale approaches have</w:t>
      </w:r>
    </w:p>
    <w:p w:rsidR="00000000" w:rsidDel="00000000" w:rsidP="00000000" w:rsidRDefault="00000000" w:rsidRPr="00000000" w14:paraId="00000026">
      <w:pPr>
        <w:jc w:val="both"/>
        <w:rPr>
          <w:rFonts w:ascii="Cambria" w:cs="Cambria" w:eastAsia="Cambria" w:hAnsi="Cambria"/>
        </w:rPr>
      </w:pPr>
      <w:r w:rsidDel="00000000" w:rsidR="00000000" w:rsidRPr="00000000">
        <w:rPr>
          <w:rFonts w:ascii="Cambria" w:cs="Cambria" w:eastAsia="Cambria" w:hAnsi="Cambria"/>
          <w:rtl w:val="0"/>
        </w:rPr>
        <w:t xml:space="preserve">The training of these supervised approaches requires a high amount of data pairs, which is the reason for their great performance. More significantly, these methods are nearly exclusively learned on synthetic pictures, making them poorly suited for real-world image dehazing. </w:t>
      </w:r>
    </w:p>
    <w:p w:rsidR="00000000" w:rsidDel="00000000" w:rsidP="00000000" w:rsidRDefault="00000000" w:rsidRPr="00000000" w14:paraId="00000027">
      <w:pPr>
        <w:rPr>
          <w:rFonts w:ascii="Cambria" w:cs="Cambria" w:eastAsia="Cambria" w:hAnsi="Cambria"/>
        </w:rPr>
      </w:pPr>
      <w:r w:rsidDel="00000000" w:rsidR="00000000" w:rsidRPr="00000000">
        <w:rPr>
          <w:rFonts w:ascii="Cambria" w:cs="Cambria" w:eastAsia="Cambria" w:hAnsi="Cambria"/>
          <w:b w:val="1"/>
          <w:i w:val="1"/>
          <w:color w:val="4f81bd"/>
          <w:rtl w:val="0"/>
        </w:rPr>
        <w:t xml:space="preserve">1.2.2 Transformer-based methods</w:t>
      </w:r>
      <w:r w:rsidDel="00000000" w:rsidR="00000000" w:rsidRPr="00000000">
        <w:rPr>
          <w:rFonts w:ascii="Cambria" w:cs="Cambria" w:eastAsia="Cambria" w:hAnsi="Cambria"/>
          <w:rtl w:val="0"/>
        </w:rPr>
        <w:t xml:space="preserve"> [10]. </w:t>
      </w:r>
    </w:p>
    <w:p w:rsidR="00000000" w:rsidDel="00000000" w:rsidP="00000000" w:rsidRDefault="00000000" w:rsidRPr="00000000" w14:paraId="00000028">
      <w:pPr>
        <w:jc w:val="both"/>
        <w:rPr>
          <w:rFonts w:ascii="Cambria" w:cs="Cambria" w:eastAsia="Cambria" w:hAnsi="Cambria"/>
        </w:rPr>
      </w:pPr>
      <w:r w:rsidDel="00000000" w:rsidR="00000000" w:rsidRPr="00000000">
        <w:rPr>
          <w:rFonts w:ascii="Cambria" w:cs="Cambria" w:eastAsia="Cambria" w:hAnsi="Cambria"/>
          <w:rtl w:val="0"/>
        </w:rPr>
        <w:t xml:space="preserve">Transformer-based models have recently produced good results for dehazing photos. The WaveletFormer and IWaveletFormer blocks are used in this process to prevent texture detail loss and preserve image quality. The lightweight mechanism's multi-frequency information is captured by the parallel convolution in the Transformer blocks. We provide a feature aggregation module (FAM) to further improve WaveletFormerNet's feature extraction capabilities by capturing long-range relationships among data of various levels. We introduce an end-to-end wavelet reconstruction system called WaveletFormerNet.</w:t>
      </w:r>
    </w:p>
    <w:p w:rsidR="00000000" w:rsidDel="00000000" w:rsidP="00000000" w:rsidRDefault="00000000" w:rsidRPr="00000000" w14:paraId="00000029">
      <w:pPr>
        <w:rPr>
          <w:rFonts w:ascii="Cambria" w:cs="Cambria" w:eastAsia="Cambria" w:hAnsi="Cambria"/>
        </w:rPr>
      </w:pPr>
      <w:r w:rsidDel="00000000" w:rsidR="00000000" w:rsidRPr="00000000">
        <w:rPr>
          <w:rtl w:val="0"/>
        </w:rPr>
      </w:r>
    </w:p>
    <w:p w:rsidR="00000000" w:rsidDel="00000000" w:rsidP="00000000" w:rsidRDefault="00000000" w:rsidRPr="00000000" w14:paraId="0000002A">
      <w:pPr>
        <w:pStyle w:val="Heading3"/>
        <w:rPr/>
      </w:pPr>
      <w:r w:rsidDel="00000000" w:rsidR="00000000" w:rsidRPr="00000000">
        <w:rPr>
          <w:rtl w:val="0"/>
        </w:rPr>
        <w:t xml:space="preserve">2. Object detection</w:t>
      </w:r>
    </w:p>
    <w:p w:rsidR="00000000" w:rsidDel="00000000" w:rsidP="00000000" w:rsidRDefault="00000000" w:rsidRPr="00000000" w14:paraId="0000002B">
      <w:pPr>
        <w:rPr>
          <w:rFonts w:ascii="Cambria" w:cs="Cambria" w:eastAsia="Cambria" w:hAnsi="Cambria"/>
        </w:rPr>
      </w:pPr>
      <w:r w:rsidDel="00000000" w:rsidR="00000000" w:rsidRPr="00000000">
        <w:rPr>
          <w:rFonts w:ascii="Cambria" w:cs="Cambria" w:eastAsia="Cambria" w:hAnsi="Cambria"/>
          <w:b w:val="1"/>
          <w:i w:val="1"/>
          <w:color w:val="4f81bd"/>
          <w:rtl w:val="0"/>
        </w:rPr>
        <w:t xml:space="preserve">2.1. R-CNN</w:t>
      </w:r>
      <w:r w:rsidDel="00000000" w:rsidR="00000000" w:rsidRPr="00000000">
        <w:rPr>
          <w:rFonts w:ascii="Cambria" w:cs="Cambria" w:eastAsia="Cambria" w:hAnsi="Cambria"/>
          <w:rtl w:val="0"/>
        </w:rPr>
        <w:t xml:space="preserve"> </w:t>
      </w:r>
    </w:p>
    <w:p w:rsidR="00000000" w:rsidDel="00000000" w:rsidP="00000000" w:rsidRDefault="00000000" w:rsidRPr="00000000" w14:paraId="0000002C">
      <w:pPr>
        <w:jc w:val="both"/>
        <w:rPr>
          <w:rFonts w:ascii="Cambria" w:cs="Cambria" w:eastAsia="Cambria" w:hAnsi="Cambria"/>
        </w:rPr>
      </w:pPr>
      <w:r w:rsidDel="00000000" w:rsidR="00000000" w:rsidRPr="00000000">
        <w:rPr>
          <w:rFonts w:ascii="Cambria" w:cs="Cambria" w:eastAsia="Cambria" w:hAnsi="Cambria"/>
          <w:rtl w:val="0"/>
        </w:rPr>
        <w:t xml:space="preserve">R-CNN is the approach to detect and count vehicles. Although this technique can accelerate the detection process, it has lower detection accuracy than other traditional method, Most importantly these methods are incapable of detecting distant object</w:t>
      </w:r>
    </w:p>
    <w:p w:rsidR="00000000" w:rsidDel="00000000" w:rsidP="00000000" w:rsidRDefault="00000000" w:rsidRPr="00000000" w14:paraId="0000002D">
      <w:pPr>
        <w:pStyle w:val="Heading4"/>
        <w:rPr/>
      </w:pPr>
      <w:r w:rsidDel="00000000" w:rsidR="00000000" w:rsidRPr="00000000">
        <w:rPr>
          <w:rtl w:val="0"/>
        </w:rPr>
        <w:t xml:space="preserve">2.1. Enhanced YOLOv2[13] </w:t>
      </w:r>
    </w:p>
    <w:p w:rsidR="00000000" w:rsidDel="00000000" w:rsidP="00000000" w:rsidRDefault="00000000" w:rsidRPr="00000000" w14:paraId="0000002E">
      <w:pPr>
        <w:jc w:val="both"/>
        <w:rPr>
          <w:rFonts w:ascii="Cambria" w:cs="Cambria" w:eastAsia="Cambria" w:hAnsi="Cambria"/>
        </w:rPr>
      </w:pPr>
      <w:r w:rsidDel="00000000" w:rsidR="00000000" w:rsidRPr="00000000">
        <w:rPr>
          <w:rFonts w:ascii="Cambria" w:cs="Cambria" w:eastAsia="Cambria" w:hAnsi="Cambria"/>
          <w:rtl w:val="0"/>
        </w:rPr>
        <w:t xml:space="preserve">An improved YOLOv2 algorithm was presented by Malik Javed Akhtar et al. (2022) to identify and recognize vehicles in surveillance films. In this post, the YOLOv2 main network is updated by using DenseNet in place of fewer parameters. The suggested model is more compact due to the dense architecture of the underlying network. Since all layers have direct connections, DenseNet-201 is used as the base network in this study. This helps to get pertinent data from the first layer and deliver it to the last layer. The Kaggle and KITTI datasets were used to train the model, while the Pascal VOC and MS COCO datasets were used to cross-validate its performance [13]. </w:t>
      </w:r>
    </w:p>
    <w:p w:rsidR="00000000" w:rsidDel="00000000" w:rsidP="00000000" w:rsidRDefault="00000000" w:rsidRPr="00000000" w14:paraId="0000002F">
      <w:pPr>
        <w:pStyle w:val="Heading4"/>
        <w:rPr/>
      </w:pPr>
      <w:r w:rsidDel="00000000" w:rsidR="00000000" w:rsidRPr="00000000">
        <w:rPr>
          <w:rtl w:val="0"/>
        </w:rPr>
        <w:t xml:space="preserve">2.2 Enhanced YOLOv2 and LuNet</w:t>
      </w:r>
    </w:p>
    <w:p w:rsidR="00000000" w:rsidDel="00000000" w:rsidP="00000000" w:rsidRDefault="00000000" w:rsidRPr="00000000" w14:paraId="00000030">
      <w:pPr>
        <w:jc w:val="both"/>
        <w:rPr>
          <w:rFonts w:ascii="Cambria" w:cs="Cambria" w:eastAsia="Cambria" w:hAnsi="Cambria"/>
        </w:rPr>
      </w:pPr>
      <w:r w:rsidDel="00000000" w:rsidR="00000000" w:rsidRPr="00000000">
        <w:rPr>
          <w:rFonts w:ascii="Cambria" w:cs="Cambria" w:eastAsia="Cambria" w:hAnsi="Cambria"/>
          <w:rtl w:val="0"/>
        </w:rPr>
        <w:t xml:space="preserve">The use of LuNet and Enhanced YOLOv2 algorithms in surveillance videos is suggested by T. Mohandoss and J. Rangaraj [11]. In the suggested Yolov2 algorithm. In this study, a real-time video dataset known as MOT20 was collected and converted into minuscule video frames. The video/image frame of the recognized object will provide recommended layouts and noise detection for different moving objects. The noise is eliminated and smoothed with a Kalman filter. The filter makes use of noise measurements gathered over time to anticipate future observations and assess the model's parameters. Forecasts, measurements, and updates based on forecasts and comparisons at every level are all possible with this filter. Mathematical estimators may be used to anticipate and update the state of various linear processes.In order to improve performance, the YOLOv2 network predicts and categorizes bounding box categories using binary cross-entropy loss rather than multiple labels. This effort replaced the amount of metrics in the YOLOv2 base network with LuNet, so altering it. This study uses LuNet technology for feature extraction in the upgraded model to extract the most anticipated qualities from the picture. Additionally, the LuNet design of the underlying network makes the  solution compact. This study employs LuNet as the base network, which enables us to harvest important features from the first layer and transmit them to the last layer due to the direct connections between all layers. </w:t>
      </w:r>
    </w:p>
    <w:p w:rsidR="00000000" w:rsidDel="00000000" w:rsidP="00000000" w:rsidRDefault="00000000" w:rsidRPr="00000000" w14:paraId="00000031">
      <w:pPr>
        <w:jc w:val="both"/>
        <w:rPr>
          <w:rFonts w:ascii="Cambria" w:cs="Cambria" w:eastAsia="Cambria" w:hAnsi="Cambria"/>
          <w:b w:val="1"/>
        </w:rPr>
      </w:pPr>
      <w:r w:rsidDel="00000000" w:rsidR="00000000" w:rsidRPr="00000000">
        <w:rPr>
          <w:rFonts w:ascii="Cambria" w:cs="Cambria" w:eastAsia="Cambria" w:hAnsi="Cambria"/>
          <w:b w:val="1"/>
          <w:rtl w:val="0"/>
        </w:rPr>
        <w:t xml:space="preserve">3.Proposed method:</w:t>
      </w:r>
    </w:p>
    <w:p w:rsidR="00000000" w:rsidDel="00000000" w:rsidP="00000000" w:rsidRDefault="00000000" w:rsidRPr="00000000" w14:paraId="00000032">
      <w:pPr>
        <w:jc w:val="both"/>
        <w:rPr>
          <w:rFonts w:ascii="Cambria" w:cs="Cambria" w:eastAsia="Cambria" w:hAnsi="Cambria"/>
        </w:rPr>
      </w:pPr>
      <w:r w:rsidDel="00000000" w:rsidR="00000000" w:rsidRPr="00000000">
        <w:rPr>
          <w:rFonts w:ascii="Cambria" w:cs="Cambria" w:eastAsia="Cambria" w:hAnsi="Cambria"/>
          <w:rtl w:val="0"/>
        </w:rPr>
        <w:t xml:space="preserve">YOLO (You Only Look Once) object detection, like many other computer vision algorithms, relies heavily on the quality of the input images. Higher-quality images generally provide clearer and more distinguishable visual features, which can aid in the accurate identification and localization of objects. Conversely, low-quality images with noise, blurriness, or other imperfections can hinder the detection process, potentially leading to slower performance and reduced accuracy in predicting object locations and classifications. Therefore, ensuring good quality data inputs is crucial for optimizing the performance of YOLO-based object detection systems.</w:t>
      </w:r>
    </w:p>
    <w:p w:rsidR="00000000" w:rsidDel="00000000" w:rsidP="00000000" w:rsidRDefault="00000000" w:rsidRPr="00000000" w14:paraId="00000033">
      <w:pPr>
        <w:jc w:val="both"/>
        <w:rPr>
          <w:rFonts w:ascii="Cambria" w:cs="Cambria" w:eastAsia="Cambria" w:hAnsi="Cambria"/>
        </w:rPr>
      </w:pPr>
      <w:r w:rsidDel="00000000" w:rsidR="00000000" w:rsidRPr="00000000">
        <w:rPr>
          <w:rFonts w:ascii="Cambria" w:cs="Cambria" w:eastAsia="Cambria" w:hAnsi="Cambria"/>
          <w:rtl w:val="0"/>
        </w:rPr>
        <w:t xml:space="preserve">To address the limitations inherent in individual methods for object detection, we've devised a new approach that merges two distinct techniques. Recognizing that the quality and quantity of images are pivotal factors, we've devised a strategy that leverages the strengths of both methods. Initially, we employ an image fog removal technique to enhance the clarity of the visual data. Subsequently, this refined image is utilized for object detection, thereby augmenting the accuracy of predictions. By combining these methodologies, we aim to achieve superior results by optimizing both image quality and the effectiveness of object detection algorithms. </w:t>
      </w:r>
    </w:p>
    <w:p w:rsidR="00000000" w:rsidDel="00000000" w:rsidP="00000000" w:rsidRDefault="00000000" w:rsidRPr="00000000" w14:paraId="00000034">
      <w:pPr>
        <w:jc w:val="both"/>
        <w:rPr>
          <w:rFonts w:ascii="Cambria" w:cs="Cambria" w:eastAsia="Cambria" w:hAnsi="Cambria"/>
        </w:rPr>
      </w:pPr>
      <w:r w:rsidDel="00000000" w:rsidR="00000000" w:rsidRPr="00000000">
        <w:rPr>
          <w:rFonts w:ascii="Cambria" w:cs="Cambria" w:eastAsia="Cambria" w:hAnsi="Cambria"/>
          <w:rtl w:val="0"/>
        </w:rPr>
        <w:t xml:space="preserve">This paper </w:t>
      </w:r>
      <w:r w:rsidDel="00000000" w:rsidR="00000000" w:rsidRPr="00000000">
        <w:rPr>
          <w:rFonts w:ascii="Cambria" w:cs="Cambria" w:eastAsia="Cambria" w:hAnsi="Cambria"/>
          <w:color w:val="000000"/>
          <w:highlight w:val="white"/>
          <w:rtl w:val="0"/>
        </w:rPr>
        <w:t xml:space="preserve">offers a combined method for removing fog from surveillance images using WaveletFormerNet, a Transformer-based wavelet network designed for real-world non-homogeneous dense fog scenarios; this transformer method use the wavelet transform method.It also uses Multi-Object Detection with Enhanced YOLOv2 and LuNet Algorithms to detect objects. The combination of these methods know as “ClearDetect” , this can better handle the intricacies of hazy surroundings, improving both visibility and object detection precision. The effectiveness of the suggested technique is proven through rigorous testing, highlighting its potential to enhance the operation of monitoring systems in difficult weather situations.</w:t>
      </w:r>
      <w:r w:rsidDel="00000000" w:rsidR="00000000" w:rsidRPr="00000000">
        <w:rPr>
          <w:rtl w:val="0"/>
        </w:rPr>
      </w:r>
    </w:p>
    <w:p w:rsidR="00000000" w:rsidDel="00000000" w:rsidP="00000000" w:rsidRDefault="00000000" w:rsidRPr="00000000" w14:paraId="0000003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36">
      <w:pPr>
        <w:rPr>
          <w:rFonts w:ascii="Cambria" w:cs="Cambria" w:eastAsia="Cambria" w:hAnsi="Cambria"/>
        </w:rPr>
      </w:pPr>
      <w:r w:rsidDel="00000000" w:rsidR="00000000" w:rsidRPr="00000000">
        <w:rPr>
          <w:rtl w:val="0"/>
        </w:rPr>
      </w:r>
    </w:p>
    <w:p w:rsidR="00000000" w:rsidDel="00000000" w:rsidP="00000000" w:rsidRDefault="00000000" w:rsidRPr="00000000" w14:paraId="00000037">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Cambria" w:cs="Cambria" w:eastAsia="Cambria" w:hAnsi="Cambria"/>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43">
      <w:pPr>
        <w:pStyle w:val="Heading1"/>
        <w:rPr/>
      </w:pPr>
      <w:r w:rsidDel="00000000" w:rsidR="00000000" w:rsidRPr="00000000">
        <w:rPr>
          <w:rtl w:val="0"/>
        </w:rPr>
        <w:t xml:space="preserve">Methodology:</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The WaveletFormerNet's construction is shown in Fig. 1. WaveletFormerNet's encoding and decoding are both based on the WaveletFormer and IWaveletFormer block; however, DWT and IDWT, respectively, are used in place of downsampling and upsampling in the encoding and decoding segments. While the WaveletFormer and IWaveletFormer block serves as the foundational block of the network, primarily integrating the wavelet transform and Swin Transformer, we don't utilize these two pre-existing tools directly; instead, we enhance them. The wavelet transform is utilized to convert the features into the frequency domain. Then, the frequency information is employed to direct WaveletFormerNet in order to retrieve the image's texture and structural details. Additionally, the receptive field brought on by the Swin Transformer is reduced by the suggested parallel convolution.The suggested WaveletFormer and IWaveletFormer block's structure also lessens the details brought on by issues with downsampling loss and other issues. Additionally, we suggest a Feature Aggregation Module (FAM) that combines various feature information levels to preserve picture resolution and improve the network's receptive field. In order to extract features in various receptive fields, we lastly modify an atrous spatial pyramid pooling module (ASPP) in the network and adjust dilated convolution with different expansion rates (rate = 3, 6, 9).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0" distR="0">
            <wp:extent cx="5731510" cy="2955925"/>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51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Fig. 1</w:t>
      </w:r>
      <w:r w:rsidDel="00000000" w:rsidR="00000000" w:rsidRPr="00000000">
        <w:rPr>
          <w:rtl w:val="0"/>
        </w:rPr>
        <w:t xml:space="preserve">. The schematic illustration of the WaveletFormerNet. WaveletFormer block and IWaveletFormer block consist of DWT and IDWT and Transformer block respectively, and IDWT is the reverse process of DWT.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1. </w:t>
      </w:r>
      <w:r w:rsidDel="00000000" w:rsidR="00000000" w:rsidRPr="00000000">
        <w:rPr>
          <w:rFonts w:ascii="Cambria" w:cs="Cambria" w:eastAsia="Cambria" w:hAnsi="Cambria"/>
          <w:b w:val="1"/>
          <w:color w:val="4f81bd"/>
          <w:sz w:val="26"/>
          <w:szCs w:val="26"/>
          <w:rtl w:val="0"/>
        </w:rPr>
        <w:t xml:space="preserve">WaveletFormer and IWaveletFormer block</w:t>
      </w:r>
      <w:r w:rsidDel="00000000" w:rsidR="00000000" w:rsidRPr="00000000">
        <w:rPr>
          <w:color w:val="000000"/>
          <w:rtl w:val="0"/>
        </w:rPr>
        <w:t xml:space="preserve"> </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WaveletFormer and IWaveletFormer Blocks use DWT and IDWT to decompose the images from the frequency domain point of view, respectively, and the feature maps are used as inputs to the Transformer module with parallel convolution.</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 2. </w:t>
      </w:r>
      <w:r w:rsidDel="00000000" w:rsidR="00000000" w:rsidRPr="00000000">
        <w:rPr>
          <w:rFonts w:ascii="Cambria" w:cs="Cambria" w:eastAsia="Cambria" w:hAnsi="Cambria"/>
          <w:b w:val="1"/>
          <w:color w:val="4f81bd"/>
          <w:sz w:val="26"/>
          <w:szCs w:val="26"/>
          <w:rtl w:val="0"/>
        </w:rPr>
        <w:t xml:space="preserve">Frequency decomposition of images</w:t>
      </w:r>
      <w:r w:rsidDel="00000000" w:rsidR="00000000" w:rsidRPr="00000000">
        <w:rPr>
          <w:color w:val="000000"/>
          <w:rtl w:val="0"/>
        </w:rPr>
        <w:t xml:space="preserve">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Fig. 1.2 illustrates the detailed structure of the WaveletFormer block, adopting frequency information to guide the network in reconstructing a clear image. We can observe that the input image FDWTin can be divided into the low- and high-frequency details separated into four different frequency subbands: the low-frequency band FLL, the horizontal subband FLH, the vertical subband FHL and the high-frequency subband FHH on the diagonal edge of the original image. This mechanism alleviates detail and color loss and provides a better balance between network processing efficiency and image recovery performance. For the 2D discrete wavelet transform, we import the pytorch_wavelets package and use Daubechies wavelet basis functions.</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Cambria" w:cs="Cambria" w:eastAsia="Cambria" w:hAnsi="Cambria"/>
          <w:b w:val="1"/>
          <w:color w:val="4f81bd"/>
        </w:rPr>
      </w:pPr>
      <w:r w:rsidDel="00000000" w:rsidR="00000000" w:rsidRPr="00000000">
        <w:rPr>
          <w:color w:val="000000"/>
          <w:rtl w:val="0"/>
        </w:rPr>
        <w:t xml:space="preserve"> 3. </w:t>
      </w:r>
      <w:r w:rsidDel="00000000" w:rsidR="00000000" w:rsidRPr="00000000">
        <w:rPr>
          <w:rFonts w:ascii="Cambria" w:cs="Cambria" w:eastAsia="Cambria" w:hAnsi="Cambria"/>
          <w:b w:val="1"/>
          <w:color w:val="4f81bd"/>
          <w:rtl w:val="0"/>
        </w:rPr>
        <w:t xml:space="preserve">Parallel convolution in Vision Transformer</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 According to the attention mechanism [50], given an input feature map </w:t>
      </w:r>
      <w:r w:rsidDel="00000000" w:rsidR="00000000" w:rsidRPr="00000000">
        <w:rPr>
          <w:b w:val="1"/>
          <w:color w:val="000000"/>
          <w:rtl w:val="0"/>
        </w:rPr>
        <w:t xml:space="preserve">X</w:t>
      </w:r>
      <w:r w:rsidDel="00000000" w:rsidR="00000000" w:rsidRPr="00000000">
        <w:rPr>
          <w:rFonts w:ascii="Cambria Math" w:cs="Cambria Math" w:eastAsia="Cambria Math" w:hAnsi="Cambria Math"/>
          <w:color w:val="000000"/>
          <w:rtl w:val="0"/>
        </w:rPr>
        <w:t xml:space="preserve">∈</w:t>
      </w:r>
      <w:r w:rsidDel="00000000" w:rsidR="00000000" w:rsidRPr="00000000">
        <w:rPr>
          <w:color w:val="000000"/>
          <w:rtl w:val="0"/>
        </w:rPr>
        <w:t xml:space="preserve"> </w:t>
      </w:r>
      <w:r w:rsidDel="00000000" w:rsidR="00000000" w:rsidRPr="00000000">
        <w:rPr>
          <w:rFonts w:ascii="Cambria Math" w:cs="Cambria Math" w:eastAsia="Cambria Math" w:hAnsi="Cambria Math"/>
          <w:color w:val="000000"/>
          <w:rtl w:val="0"/>
        </w:rPr>
        <w:t xml:space="preserve">ℝ</w:t>
      </w:r>
      <w:r w:rsidDel="00000000" w:rsidR="00000000" w:rsidRPr="00000000">
        <w:rPr>
          <w:color w:val="000000"/>
          <w:rtl w:val="0"/>
        </w:rPr>
        <w:t xml:space="preserve">b×h×w×c , we project </w:t>
      </w:r>
      <w:r w:rsidDel="00000000" w:rsidR="00000000" w:rsidRPr="00000000">
        <w:rPr>
          <w:b w:val="1"/>
          <w:color w:val="000000"/>
          <w:rtl w:val="0"/>
        </w:rPr>
        <w:t xml:space="preserve">X</w:t>
      </w:r>
      <w:r w:rsidDel="00000000" w:rsidR="00000000" w:rsidRPr="00000000">
        <w:rPr>
          <w:color w:val="000000"/>
          <w:rtl w:val="0"/>
        </w:rPr>
        <w:t xml:space="preserve"> to</w:t>
      </w:r>
      <w:r w:rsidDel="00000000" w:rsidR="00000000" w:rsidRPr="00000000">
        <w:rPr>
          <w:b w:val="1"/>
          <w:color w:val="000000"/>
          <w:rtl w:val="0"/>
        </w:rPr>
        <w:t xml:space="preserve"> Q, K, V</w:t>
      </w:r>
      <w:r w:rsidDel="00000000" w:rsidR="00000000" w:rsidRPr="00000000">
        <w:rPr>
          <w:color w:val="000000"/>
          <w:rtl w:val="0"/>
        </w:rPr>
        <w:t xml:space="preserve"> (query, key, value), and we compute the attention function for a set of queries simultaneously and pack them into a matrix Q; so that the computed output matrix can be described as: </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Attention(Q, K, V) = Softmax (QK^T/√ dk) V………………………………………………………………………………………. (2)</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 And the Multi-Head Self-Attention (MHSA) [50] can be expressed as Eq. (3), where the projections are parameter matrices WQ i </w:t>
      </w:r>
      <w:r w:rsidDel="00000000" w:rsidR="00000000" w:rsidRPr="00000000">
        <w:rPr>
          <w:rFonts w:ascii="Cambria Math" w:cs="Cambria Math" w:eastAsia="Cambria Math" w:hAnsi="Cambria Math"/>
          <w:color w:val="000000"/>
          <w:rtl w:val="0"/>
        </w:rPr>
        <w:t xml:space="preserve">∈</w:t>
      </w:r>
      <w:r w:rsidDel="00000000" w:rsidR="00000000" w:rsidRPr="00000000">
        <w:rPr>
          <w:color w:val="000000"/>
          <w:rtl w:val="0"/>
        </w:rPr>
        <w:t xml:space="preserve"> </w:t>
      </w:r>
      <w:r w:rsidDel="00000000" w:rsidR="00000000" w:rsidRPr="00000000">
        <w:rPr>
          <w:rFonts w:ascii="Cambria Math" w:cs="Cambria Math" w:eastAsia="Cambria Math" w:hAnsi="Cambria Math"/>
          <w:color w:val="000000"/>
          <w:rtl w:val="0"/>
        </w:rPr>
        <w:t xml:space="preserve">ℝ</w:t>
      </w:r>
      <w:r w:rsidDel="00000000" w:rsidR="00000000" w:rsidRPr="00000000">
        <w:rPr>
          <w:color w:val="000000"/>
          <w:rtl w:val="0"/>
        </w:rPr>
        <w:t xml:space="preserve">dmodel×dk ,</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0" distR="0">
            <wp:extent cx="5731510" cy="1685290"/>
            <wp:effectExtent b="0" l="0" r="0" t="0"/>
            <wp:docPr id="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510" cy="16852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1"/>
          <w:color w:val="000000"/>
          <w:rtl w:val="0"/>
        </w:rPr>
        <w:t xml:space="preserve">Fig. 1.2.</w:t>
      </w:r>
      <w:r w:rsidDel="00000000" w:rsidR="00000000" w:rsidRPr="00000000">
        <w:rPr>
          <w:color w:val="000000"/>
          <w:rtl w:val="0"/>
        </w:rPr>
        <w:t xml:space="preserve"> The architecture of  WaveletFormer and IWaveletFormer blocks. Note: The WaveletFormer block and the IWaveletFormer block have the same structure: they utilize DWT and IDWT to substitute downsampling and upsampling, respectively.</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Cambria" w:cs="Cambria" w:eastAsia="Cambria" w:hAnsi="Cambria"/>
          <w:b w:val="1"/>
          <w:i w:val="1"/>
          <w:color w:val="3d85c6"/>
        </w:rPr>
      </w:pPr>
      <w:r w:rsidDel="00000000" w:rsidR="00000000" w:rsidRPr="00000000">
        <w:rPr>
          <w:rFonts w:ascii="Cambria" w:cs="Cambria" w:eastAsia="Cambria" w:hAnsi="Cambria"/>
          <w:b w:val="1"/>
          <w:i w:val="1"/>
          <w:color w:val="3d85c6"/>
          <w:rtl w:val="0"/>
        </w:rPr>
        <w:t xml:space="preserve">3.3. Feature aggregation module</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As the key component of the FAM, the Multi-Head Cross-Attention (MHCA)  introduces the feature map Fout of the WaveletFormer block and the feature map FIDWTout from IWaveletFormer block into the MHSA  for processing, the computed weight values Y to be rescaled by the sigmoid activation function. The resulting feature tensor Z will be summed with the feature map Fout to obtain the high-level feature tensor. In addition, the feature tensor X produced by FIDWTout is also obtained at a high-level feature tensor after operations such as ReLu. Finally, we concatenate these two high-level feature tensors as the FMHCAout . Therefore, FFAMout can be expressed as: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 FFAMout = MLP(MHCA(Fout, FIDWTout)) + Fout…………………………………………………………………………… (5)</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 The  feature aggregation module (FAM) introduces the feature map Fout of the WaveletFormer block and the feature map FIDWTout from IWaveletFormer block for processing. fig1.3 illustrates that FAM is a link between the encoding and decoding stages, guiding our WaveletFormerNet to generate images with more crisp textures and rich</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pPr>
      <w:r w:rsidDel="00000000" w:rsidR="00000000" w:rsidRPr="00000000">
        <w:rPr/>
        <w:drawing>
          <wp:inline distB="114300" distT="114300" distL="114300" distR="114300">
            <wp:extent cx="5731200" cy="26924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pPr>
      <w:r w:rsidDel="00000000" w:rsidR="00000000" w:rsidRPr="00000000">
        <w:rPr>
          <w:b w:val="1"/>
          <w:rtl w:val="0"/>
        </w:rPr>
        <w:t xml:space="preserve">fig.1.3.</w:t>
      </w:r>
      <w:r w:rsidDel="00000000" w:rsidR="00000000" w:rsidRPr="00000000">
        <w:rPr>
          <w:rtl w:val="0"/>
        </w:rPr>
        <w:t xml:space="preserve">Architecture of feature aggregation module employed in the  WaveletFormerNet</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4.1. Training datasets</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 We extensively and comprehensively evaluated our model and compared SOTA methods on real-world and synthetic datasets in the same experiment setting.</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4.1.1. Real-world datasets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 We use the following four datasets to evaluate our experiments: the NTIRE 2018 image dehazing dataset (I-Haze), the outdoor NTIRE 2018 image dehazing dataset (O-Haze), a benchmark for image dehazing with dense-haze and haze-free images (Dense-Haze), and the NTIRE 2020 dataset for non-homogeneous dehazing challenge (NH-Haze). 4.1.1.1. I-Haze  and O-Haze [10]. They contain 25 and 35 hazy images (size 2833 × 4657 pixels) respectively for training. Both datasets contain 5 hazy images for validation along with their corresponding ground truth images. We used training data for training and validation data for the test.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4.1.1.2. Dense-Haze [10]. It contains 45 hazy images (size 1200 × 1600 pixels) for training, 5 hazy images for validation and 5 more for testing with their corresponding ground truth images. We have performed training on training data and tested our model with test data.</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 4.1.1.3. NH-Haze [10]. It contains 45 hazy images (size 1200 × 1600 pixels) for training. We selected 40 pairs of data for training and the rest for testing.</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 4.1.1.4. Real-world datasets expansion. We use the same training strategy and dataset expansion process for all four real-world datasets. Specifically, we randomly cropped the original images into square patches of 512 × 512 pixels; these patches are not identical for every epoch. To augment the training data, we implemented random rotations (90, 180, or 270 degrees) and random horizontal flips when processing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the training data. This step allows these small real-world datasets to be expanded into larger datasets that are more efficient and more suitable for data-driven methods of training experiments.</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9">
      <w:pPr>
        <w:pStyle w:val="Heading2"/>
        <w:rPr/>
      </w:pPr>
      <w:r w:rsidDel="00000000" w:rsidR="00000000" w:rsidRPr="00000000">
        <w:rPr>
          <w:rtl w:val="0"/>
        </w:rPr>
        <w:t xml:space="preserve">3.1. Object detection[11]:</w:t>
      </w:r>
    </w:p>
    <w:p w:rsidR="00000000" w:rsidDel="00000000" w:rsidP="00000000" w:rsidRDefault="00000000" w:rsidRPr="00000000" w14:paraId="0000006A">
      <w:pPr>
        <w:pStyle w:val="Heading4"/>
        <w:rPr/>
      </w:pPr>
      <w:r w:rsidDel="00000000" w:rsidR="00000000" w:rsidRPr="00000000">
        <w:rPr>
          <w:rtl w:val="0"/>
        </w:rPr>
        <w:t xml:space="preserve">3.1. Dataset</w:t>
      </w:r>
    </w:p>
    <w:p w:rsidR="00000000" w:rsidDel="00000000" w:rsidP="00000000" w:rsidRDefault="00000000" w:rsidRPr="00000000" w14:paraId="0000006B">
      <w:pPr>
        <w:jc w:val="both"/>
        <w:rPr>
          <w:rFonts w:ascii="Cambria" w:cs="Cambria" w:eastAsia="Cambria" w:hAnsi="Cambria"/>
        </w:rPr>
      </w:pPr>
      <w:r w:rsidDel="00000000" w:rsidR="00000000" w:rsidRPr="00000000">
        <w:rPr>
          <w:rFonts w:ascii="Cambria" w:cs="Cambria" w:eastAsia="Cambria" w:hAnsi="Cambria"/>
          <w:rtl w:val="0"/>
        </w:rPr>
        <w:t xml:space="preserve"> The MOT20 benchmark, which comprises of 8 new sequences depicting crowded and difficult settings, is used in this study. The dataset, which was first presented at the Computer Vision and Pattern Recognition Conference (CVPR) 2019's 4th BMTT MOT Challenge Workshop, enables users to evaluate state-of-the-art methods for MOT in densely populated environments [20]. The dataset used for the new benchmark was selected with care to test detectors and trackers in high-traffic environments. Certain new sequences feature pedestrian densities of 246 per frame in comparison to earlier challenges. Eight sequences were made for this study, half of which were utilized for testing and the other half for training. Test sequence annotations are kept confidential to avoid approaches being too biased toward particular sequences.Three different sets were used to film the scenes. Every scene was shot in many takes, utilizing both the train and test sets. But one of the situations was reserved for testing in order to see how well the procedure generalized. The new data contains around three times more bounding boxes for training and testing than MOT17. Ten times greater than the initial baseline density, each sequence was captured in high quality from an elevated vantage point, with an average pedestrian density of 246 per frame.  </w:t>
      </w:r>
    </w:p>
    <w:p w:rsidR="00000000" w:rsidDel="00000000" w:rsidP="00000000" w:rsidRDefault="00000000" w:rsidRPr="00000000" w14:paraId="0000006C">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6D">
      <w:pPr>
        <w:pStyle w:val="Heading4"/>
        <w:rPr/>
      </w:pPr>
      <w:r w:rsidDel="00000000" w:rsidR="00000000" w:rsidRPr="00000000">
        <w:rPr>
          <w:rtl w:val="0"/>
        </w:rPr>
        <w:t xml:space="preserve">3.2. Feature extraction using LuNet</w:t>
      </w:r>
    </w:p>
    <w:p w:rsidR="00000000" w:rsidDel="00000000" w:rsidP="00000000" w:rsidRDefault="00000000" w:rsidRPr="00000000" w14:paraId="0000006E">
      <w:pPr>
        <w:jc w:val="both"/>
        <w:rPr>
          <w:rFonts w:ascii="Cambria" w:cs="Cambria" w:eastAsia="Cambria" w:hAnsi="Cambria"/>
        </w:rPr>
      </w:pPr>
      <w:r w:rsidDel="00000000" w:rsidR="00000000" w:rsidRPr="00000000">
        <w:rPr>
          <w:rFonts w:ascii="Cambria" w:cs="Cambria" w:eastAsia="Cambria" w:hAnsi="Cambria"/>
          <w:rtl w:val="0"/>
        </w:rPr>
        <w:t xml:space="preserve"> The purpose of a feature extractor in vehicle detection is to convert the original input image into a set of representative features to capture vehicle detection information. These features are fed into later stages of the detection process, like classification or bounding box regression. In general, feature extraction involves reducing the dimensionality of input data while retaining relevant information. This reduction makes subsequent calculations more efficient and lowers the risk of overfitting, which occurs when the model learns noisy or irrelevant patterns from the data. Both bounding box and class prediction are based on features extracted from images. In this work, the LuNet network is the backbone of the YOLOv2 model for feature extraction in-vehicle object detection. The modified version of HAST-IDS is called LuNet. HAST-IDS is a multilayer framework that uses a Convolutional Neural Network (CNN) [21] to extract spatial data and a Recurrent Neural Network (RNN) [22] to capture network data’s temporal characteristics. HAST-IDS works by stacking all RNN layers after stacking the CNN layer stack. In</w:t>
      </w:r>
      <w:r w:rsidDel="00000000" w:rsidR="00000000" w:rsidRPr="00000000">
        <w:rPr>
          <w:rFonts w:ascii="Cambria" w:cs="Cambria" w:eastAsia="Cambria" w:hAnsi="Cambria"/>
          <w:u w:val="single"/>
          <w:rtl w:val="0"/>
        </w:rPr>
        <w:t xml:space="preserve"> </w:t>
      </w:r>
      <w:r w:rsidDel="00000000" w:rsidR="00000000" w:rsidRPr="00000000">
        <w:rPr>
          <w:rFonts w:ascii="Cambria" w:cs="Cambria" w:eastAsia="Cambria" w:hAnsi="Cambria"/>
          <w:rtl w:val="0"/>
        </w:rPr>
        <w:t xml:space="preserve">contrast, LuNet stresses the hierarchical structure of CNN and RNN layers. CNN hierarchy takes precedence over the RNN hierarchy in HASTIDS, which may result in the loss of temporal data inherent in the original input data, resulting in inefficient RNNs. Moreover, LuNet synchronizes RNN and CNN DL in many phases to efficiently capture network traffic’s spatial and temporal data. Each step is carried out with the help of a LuNet block, which combines CNN and RNN blocks. The total number of filters utilized in the RNN/CNN framework calculates the model’s learning granularity. CNN produces a feature map, which is then processed by the ReLu (activation function) , followed by pooling and resampling to remove irrelevant input. Batch normalization alleviates the covariance shift problem, which can occur owing to dynamic changes in the range of input values from one layer to another to improve learning. Moreover, to achieve superior learning results, use trainable parameters to tune and update network weights during the learning process. As the granularity of one LuNet block goes from coarse-grained to fine-grained, new layers must be added to modify the final size of one level that will likely be used as input to the following level. In overfitting, the network has learned enough from the training data to limit its capacity to detect biases in new samples. After the RNN+CNN framework, LuNet employs a dropout layer with a default value of 0.5. Finally, CNN and global average pooling layers retrieve spatial and temporal characteristics learned from the LuNet frameworks. This work employs an improved ResNet-v2 network named LuNet   to extract object appearance features. LuNet’s input is a 128 × 64 × 128 × 64 image patch. The network employs LeakyReLU as the activation function for robust optimization, multiple 3 × 33 × 3 max pooling, and two-stride instead of stride convolution—Fig. 2 depicts the feature map in the last re-block of the average pooling layer. This model retrieves the object’s 128-dimensional embedding features from the final multilayer perceptron (MLP) layer. Compared to previous feature extraction networks, this network is lightweight (5M parameters).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1857375" cy="5791200"/>
            <wp:effectExtent b="0" l="0" r="0" t="0"/>
            <wp:wrapSquare wrapText="right" distB="0" distT="0" distL="114300" distR="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57375" cy="5791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5803900</wp:posOffset>
                </wp:positionV>
                <wp:extent cx="1581150" cy="466725"/>
                <wp:effectExtent b="0" l="0" r="0" t="0"/>
                <wp:wrapSquare wrapText="right" distB="0" distT="0" distL="114300" distR="114300"/>
                <wp:docPr id="1" name=""/>
                <a:graphic>
                  <a:graphicData uri="http://schemas.microsoft.com/office/word/2010/wordprocessingShape">
                    <wps:wsp>
                      <wps:cNvSpPr/>
                      <wps:cNvPr id="2" name="Shape 2"/>
                      <wps:spPr>
                        <a:xfrm>
                          <a:off x="4564950" y="3556163"/>
                          <a:ext cx="1562100" cy="4476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2. Architecture of feature extractor.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5803900</wp:posOffset>
                </wp:positionV>
                <wp:extent cx="1581150" cy="466725"/>
                <wp:effectExtent b="0" l="0" r="0" t="0"/>
                <wp:wrapSquare wrapText="right" distB="0" distT="0" distL="114300" distR="114300"/>
                <wp:docPr id="1"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1581150" cy="466725"/>
                        </a:xfrm>
                        <a:prstGeom prst="rect"/>
                        <a:ln/>
                      </pic:spPr>
                    </pic:pic>
                  </a:graphicData>
                </a:graphic>
              </wp:anchor>
            </w:drawing>
          </mc:Fallback>
        </mc:AlternateContent>
      </w:r>
    </w:p>
    <w:p w:rsidR="00000000" w:rsidDel="00000000" w:rsidP="00000000" w:rsidRDefault="00000000" w:rsidRPr="00000000" w14:paraId="0000006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jc w:val="both"/>
        <w:rPr>
          <w:rFonts w:ascii="Cambria" w:cs="Cambria" w:eastAsia="Cambria" w:hAnsi="Cambria"/>
          <w:b w:val="1"/>
          <w:i w:val="1"/>
          <w:color w:val="4f81bd"/>
        </w:rPr>
      </w:pPr>
      <w:r w:rsidDel="00000000" w:rsidR="00000000" w:rsidRPr="00000000">
        <w:rPr>
          <w:rtl w:val="0"/>
        </w:rPr>
      </w:r>
    </w:p>
    <w:p w:rsidR="00000000" w:rsidDel="00000000" w:rsidP="00000000" w:rsidRDefault="00000000" w:rsidRPr="00000000" w14:paraId="00000071">
      <w:pPr>
        <w:jc w:val="both"/>
        <w:rPr>
          <w:rFonts w:ascii="Cambria" w:cs="Cambria" w:eastAsia="Cambria" w:hAnsi="Cambria"/>
          <w:b w:val="1"/>
          <w:i w:val="1"/>
          <w:color w:val="4f81bd"/>
        </w:rPr>
      </w:pPr>
      <w:r w:rsidDel="00000000" w:rsidR="00000000" w:rsidRPr="00000000">
        <w:rPr>
          <w:rFonts w:ascii="Cambria" w:cs="Cambria" w:eastAsia="Cambria" w:hAnsi="Cambria"/>
          <w:b w:val="1"/>
          <w:i w:val="1"/>
          <w:color w:val="4f81bd"/>
          <w:rtl w:val="0"/>
        </w:rPr>
        <w:t xml:space="preserve"> 3.3. Object detection using YOLOv2 [13]</w:t>
      </w:r>
    </w:p>
    <w:p w:rsidR="00000000" w:rsidDel="00000000" w:rsidP="00000000" w:rsidRDefault="00000000" w:rsidRPr="00000000" w14:paraId="00000072">
      <w:pPr>
        <w:jc w:val="both"/>
        <w:rPr>
          <w:rFonts w:ascii="Cambria" w:cs="Cambria" w:eastAsia="Cambria" w:hAnsi="Cambria"/>
          <w:i w:val="1"/>
          <w:color w:val="4f81bd"/>
        </w:rPr>
      </w:pPr>
      <w:r w:rsidDel="00000000" w:rsidR="00000000" w:rsidRPr="00000000">
        <w:rPr>
          <w:rtl w:val="0"/>
        </w:rPr>
      </w:r>
    </w:p>
    <w:p w:rsidR="00000000" w:rsidDel="00000000" w:rsidP="00000000" w:rsidRDefault="00000000" w:rsidRPr="00000000" w14:paraId="00000073">
      <w:pPr>
        <w:jc w:val="both"/>
        <w:rPr>
          <w:rFonts w:ascii="Cambria" w:cs="Cambria" w:eastAsia="Cambria" w:hAnsi="Cambria"/>
        </w:rPr>
      </w:pPr>
      <w:r w:rsidDel="00000000" w:rsidR="00000000" w:rsidRPr="00000000">
        <w:rPr>
          <w:rFonts w:ascii="Cambria" w:cs="Cambria" w:eastAsia="Cambria" w:hAnsi="Cambria"/>
          <w:i w:val="1"/>
          <w:color w:val="4f81bd"/>
          <w:rtl w:val="0"/>
        </w:rPr>
        <w:t xml:space="preserve"> </w:t>
      </w:r>
      <w:r w:rsidDel="00000000" w:rsidR="00000000" w:rsidRPr="00000000">
        <w:rPr>
          <w:rFonts w:ascii="Roboto" w:cs="Roboto" w:eastAsia="Roboto" w:hAnsi="Roboto"/>
          <w:i w:val="1"/>
          <w:color w:val="202124"/>
          <w:sz w:val="20"/>
          <w:szCs w:val="20"/>
          <w:highlight w:val="white"/>
          <w:rtl w:val="0"/>
        </w:rPr>
        <w:t xml:space="preserve">It is a development over YOLO. To increase YOLO's speed and detection accuracy, YOLOv2 applies new ideas and incorporates judgments from previous training challenges. YOLOv2 has six stages, which are addressed as follows:</w:t>
      </w:r>
      <w:r w:rsidDel="00000000" w:rsidR="00000000" w:rsidRPr="00000000">
        <w:rPr>
          <w:rtl w:val="0"/>
        </w:rPr>
      </w:r>
    </w:p>
    <w:p w:rsidR="00000000" w:rsidDel="00000000" w:rsidP="00000000" w:rsidRDefault="00000000" w:rsidRPr="00000000" w14:paraId="00000074">
      <w:pPr>
        <w:jc w:val="both"/>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243f61"/>
          <w:rtl w:val="0"/>
        </w:rPr>
        <w:t xml:space="preserve">i. Batch normalization (BN):</w:t>
      </w:r>
      <w:r w:rsidDel="00000000" w:rsidR="00000000" w:rsidRPr="00000000">
        <w:rPr>
          <w:rFonts w:ascii="Cambria" w:cs="Cambria" w:eastAsia="Cambria" w:hAnsi="Cambria"/>
          <w:rtl w:val="0"/>
        </w:rPr>
        <w:t xml:space="preserve"> Each mini-batch's mean and variance are calculated and used for activation. After that, the activations are normalized using a zero mean and a one standard deviation for each minibatch. Lastly, the same distribution is used to sample the components of each mini-batch. We call this process "batch normalization." It produces the same distribution of activations.</w:t>
      </w:r>
    </w:p>
    <w:p w:rsidR="00000000" w:rsidDel="00000000" w:rsidP="00000000" w:rsidRDefault="00000000" w:rsidRPr="00000000" w14:paraId="00000075">
      <w:pPr>
        <w:jc w:val="both"/>
        <w:rPr>
          <w:rFonts w:ascii="Cambria" w:cs="Cambria" w:eastAsia="Cambria" w:hAnsi="Cambria"/>
        </w:rPr>
      </w:pPr>
      <w:r w:rsidDel="00000000" w:rsidR="00000000" w:rsidRPr="00000000">
        <w:rPr>
          <w:rFonts w:ascii="Cambria" w:cs="Cambria" w:eastAsia="Cambria" w:hAnsi="Cambria"/>
          <w:color w:val="243f61"/>
          <w:rtl w:val="0"/>
        </w:rPr>
        <w:t xml:space="preserve"> ii. High-resolution classifier</w:t>
      </w:r>
      <w:r w:rsidDel="00000000" w:rsidR="00000000" w:rsidRPr="00000000">
        <w:rPr>
          <w:rFonts w:ascii="Cambria" w:cs="Cambria" w:eastAsia="Cambria" w:hAnsi="Cambria"/>
          <w:rtl w:val="0"/>
        </w:rPr>
        <w:t xml:space="preserve">: The input resolution of (224 × 224) is used by the YOLO backbone. In YOLOv2, the input resolution has been improved to (448 × 448). In order to handle the new resolution input of the object detection job, the network must be adjusted. Consequently, a single-resolution picture (448 × 448) and ten epochs were used to make specific modifications to the classification network in YOLOv2, increasing the average accuracy (mAP) by 1%. </w:t>
      </w:r>
    </w:p>
    <w:p w:rsidR="00000000" w:rsidDel="00000000" w:rsidP="00000000" w:rsidRDefault="00000000" w:rsidRPr="00000000" w14:paraId="00000076">
      <w:pPr>
        <w:jc w:val="both"/>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243f61"/>
          <w:rtl w:val="0"/>
        </w:rPr>
        <w:t xml:space="preserve">iii. Anchor box convolution</w:t>
      </w:r>
      <w:r w:rsidDel="00000000" w:rsidR="00000000" w:rsidRPr="00000000">
        <w:rPr>
          <w:rFonts w:ascii="Cambria" w:cs="Cambria" w:eastAsia="Cambria" w:hAnsi="Cambria"/>
          <w:rtl w:val="0"/>
        </w:rPr>
        <w:t xml:space="preserve">: As previously said, Faster RCNN forecasts bounding boxes by first generating region proposals, which are parameterized with respect to this suggested anchor box. YOLOv2 makes use of this estimating technique. Next, we project the class and object scores for every bounding box prediction. While mAP decreased by 0.3%, withdrawals increased by 7%. </w:t>
      </w:r>
    </w:p>
    <w:p w:rsidR="00000000" w:rsidDel="00000000" w:rsidP="00000000" w:rsidRDefault="00000000" w:rsidRPr="00000000" w14:paraId="00000077">
      <w:pPr>
        <w:jc w:val="both"/>
        <w:rPr>
          <w:rFonts w:ascii="Cambria" w:cs="Cambria" w:eastAsia="Cambria" w:hAnsi="Cambria"/>
        </w:rPr>
      </w:pPr>
      <w:r w:rsidDel="00000000" w:rsidR="00000000" w:rsidRPr="00000000">
        <w:rPr>
          <w:rFonts w:ascii="Cambria" w:cs="Cambria" w:eastAsia="Cambria" w:hAnsi="Cambria"/>
          <w:color w:val="243f61"/>
          <w:rtl w:val="0"/>
        </w:rPr>
        <w:t xml:space="preserve">iv. Anchor box size and aspect ratio prediction</w:t>
      </w:r>
      <w:r w:rsidDel="00000000" w:rsidR="00000000" w:rsidRPr="00000000">
        <w:rPr>
          <w:rFonts w:ascii="Cambria" w:cs="Cambria" w:eastAsia="Cambria" w:hAnsi="Cambria"/>
          <w:rtl w:val="0"/>
        </w:rPr>
        <w:t xml:space="preserve">: The LuNet method is used by the suggested YOLOv2 to train the bounding boxes to get higher priors. The anchor box's center is then determined by using this backdrop. Using the clustering data, estimate the anchor box's dimensions and aspect ratio. The suggested method improves the accuracy of detection.</w:t>
      </w:r>
    </w:p>
    <w:p w:rsidR="00000000" w:rsidDel="00000000" w:rsidP="00000000" w:rsidRDefault="00000000" w:rsidRPr="00000000" w14:paraId="00000078">
      <w:pPr>
        <w:jc w:val="both"/>
        <w:rPr>
          <w:rFonts w:ascii="Cambria" w:cs="Cambria" w:eastAsia="Cambria" w:hAnsi="Cambria"/>
        </w:rPr>
      </w:pPr>
      <w:r w:rsidDel="00000000" w:rsidR="00000000" w:rsidRPr="00000000">
        <w:rPr>
          <w:rFonts w:ascii="Cambria" w:cs="Cambria" w:eastAsia="Cambria" w:hAnsi="Cambria"/>
          <w:color w:val="243f61"/>
          <w:rtl w:val="0"/>
        </w:rPr>
        <w:t xml:space="preserve"> v. Fine-grained features:</w:t>
      </w:r>
      <w:r w:rsidDel="00000000" w:rsidR="00000000" w:rsidRPr="00000000">
        <w:rPr>
          <w:rFonts w:ascii="Cambria" w:cs="Cambria" w:eastAsia="Cambria" w:hAnsi="Cambria"/>
          <w:rtl w:val="0"/>
        </w:rPr>
        <w:t xml:space="preserve"> As previously stated, YOLO trains with images (224 × 224). The YOLO design has been tweaked to form the Yolov2 architecture. YOLOv2 is retrained using higher resolution images (448 × 448) to pinpoint tiny objects. YOLOv2 uses higher and lower resolution features throughout this retraining process by stacking nearby data in various channels and raises 1% of the detection MAP.</w:t>
      </w:r>
    </w:p>
    <w:p w:rsidR="00000000" w:rsidDel="00000000" w:rsidP="00000000" w:rsidRDefault="00000000" w:rsidRPr="00000000" w14:paraId="00000079">
      <w:pPr>
        <w:jc w:val="both"/>
        <w:rPr>
          <w:rFonts w:ascii="Cambria" w:cs="Cambria" w:eastAsia="Cambria" w:hAnsi="Cambria"/>
        </w:rPr>
      </w:pPr>
      <w:r w:rsidDel="00000000" w:rsidR="00000000" w:rsidRPr="00000000">
        <w:rPr>
          <w:rFonts w:ascii="Cambria" w:cs="Cambria" w:eastAsia="Cambria" w:hAnsi="Cambria"/>
          <w:color w:val="243f61"/>
          <w:rtl w:val="0"/>
        </w:rPr>
        <w:t xml:space="preserve"> vi. Multi-scale training</w:t>
      </w:r>
      <w:r w:rsidDel="00000000" w:rsidR="00000000" w:rsidRPr="00000000">
        <w:rPr>
          <w:rFonts w:ascii="Cambria" w:cs="Cambria" w:eastAsia="Cambria" w:hAnsi="Cambria"/>
          <w:rtl w:val="0"/>
        </w:rPr>
        <w:t xml:space="preserve">: To allow the system to run reliably on images of varying sizes, a new image of size {320, 352,..., 608} is selected every ten (randomly selected) batches. That is, the same network can be detected at multiple resolution levels. For instance, the YOLOv2 reaches 40 fps at higher resolutions and 78.4% mAP, whereas YOLO obtains 63.4% mAP and 45 fps on VOC 07. YOLOv2 attains great detection accuracy while operating swiftly; however, the process is confined to high-resolution and multi-class object recognition.</w:t>
      </w:r>
    </w:p>
    <w:p w:rsidR="00000000" w:rsidDel="00000000" w:rsidP="00000000" w:rsidRDefault="00000000" w:rsidRPr="00000000" w14:paraId="0000007A">
      <w:pPr>
        <w:jc w:val="both"/>
        <w:rPr/>
      </w:pPr>
      <w:r w:rsidDel="00000000" w:rsidR="00000000" w:rsidRPr="00000000">
        <w:rPr/>
        <w:drawing>
          <wp:inline distB="0" distT="0" distL="0" distR="0">
            <wp:extent cx="5763430" cy="3439005"/>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63430" cy="343900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rPr/>
      </w:pPr>
      <w:r w:rsidDel="00000000" w:rsidR="00000000" w:rsidRPr="00000000">
        <w:rPr>
          <w:rtl w:val="0"/>
        </w:rPr>
        <w:t xml:space="preserve"> 3.4. Object detection using enhanced YOLOv2-LuNet [11]</w:t>
      </w:r>
    </w:p>
    <w:p w:rsidR="00000000" w:rsidDel="00000000" w:rsidP="00000000" w:rsidRDefault="00000000" w:rsidRPr="00000000" w14:paraId="0000007C">
      <w:pPr>
        <w:jc w:val="both"/>
        <w:rPr>
          <w:rFonts w:ascii="Cambria" w:cs="Cambria" w:eastAsia="Cambria" w:hAnsi="Cambria"/>
        </w:rPr>
      </w:pPr>
      <w:r w:rsidDel="00000000" w:rsidR="00000000" w:rsidRPr="00000000">
        <w:rPr>
          <w:rFonts w:ascii="Cambria" w:cs="Cambria" w:eastAsia="Cambria" w:hAnsi="Cambria"/>
          <w:rtl w:val="0"/>
        </w:rPr>
        <w:t xml:space="preserve">This research develops an enhanced multi-object detection technology based on the enhanced YOLOv2-LuNet model and a target tracking system based on the complex moving window Kalman filter. This method allows for the efficient monitoring of several moving objects in perplexing settings. MOT is a dataset of real-time video frames captured with this model. The  filter helps to eliminate and smoothen the noise. The video frames are processed and evaluated once the noise has been removed. The detected object frame will contain an enhanced YOLOv2 model that identifies numerous moving objects. YOLOv2 is a real-time object detection system that takes in an image and directly provides the object position and confidence score. In YOLOv2, sliding windows are not used for feature extraction, and the classifier is removed. Thus, this work proposes using LuNet as the primary network for object detection in the upgraded YOLOv2 version of this study because of its superior performance. The input image is divided into many areas by this approach. When the centre of a labelled object lies in a specific zone, the region will be used to predict the object.</w:t>
      </w:r>
    </w:p>
    <w:p w:rsidR="00000000" w:rsidDel="00000000" w:rsidP="00000000" w:rsidRDefault="00000000" w:rsidRPr="00000000" w14:paraId="0000007D">
      <w:pPr>
        <w:jc w:val="both"/>
        <w:rPr/>
      </w:pPr>
      <w:r w:rsidDel="00000000" w:rsidR="00000000" w:rsidRPr="00000000">
        <w:rPr/>
        <w:drawing>
          <wp:inline distB="114300" distT="114300" distL="114300" distR="114300">
            <wp:extent cx="5731200" cy="33909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                                 </w:t>
      </w:r>
      <w:r w:rsidDel="00000000" w:rsidR="00000000" w:rsidRPr="00000000">
        <w:rPr>
          <w:b w:val="1"/>
          <w:rtl w:val="0"/>
        </w:rPr>
        <w:t xml:space="preserve"> fig.4</w:t>
      </w:r>
      <w:r w:rsidDel="00000000" w:rsidR="00000000" w:rsidRPr="00000000">
        <w:rPr>
          <w:rtl w:val="0"/>
        </w:rPr>
        <w:t xml:space="preserve">.flow chart for the complete process from start to end.</w:t>
      </w:r>
    </w:p>
    <w:p w:rsidR="00000000" w:rsidDel="00000000" w:rsidP="00000000" w:rsidRDefault="00000000" w:rsidRPr="00000000" w14:paraId="0000007F">
      <w:pPr>
        <w:jc w:val="both"/>
        <w:rPr/>
      </w:pPr>
      <w:r w:rsidDel="00000000" w:rsidR="00000000" w:rsidRPr="00000000">
        <w:rPr/>
        <w:drawing>
          <wp:inline distB="0" distT="0" distL="0" distR="0">
            <wp:extent cx="5731510" cy="3223895"/>
            <wp:effectExtent b="0" l="0" r="0" t="0"/>
            <wp:docPr id="7" name="image4.jpg"/>
            <a:graphic>
              <a:graphicData uri="http://schemas.openxmlformats.org/drawingml/2006/picture">
                <pic:pic>
                  <pic:nvPicPr>
                    <pic:cNvPr id="0" name="image4.jpg"/>
                    <pic:cNvPicPr preferRelativeResize="0"/>
                  </pic:nvPicPr>
                  <pic:blipFill>
                    <a:blip r:embed="rId13"/>
                    <a:srcRect b="1" l="0" r="0" t="1"/>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Fonts w:ascii="Cambria" w:cs="Cambria" w:eastAsia="Cambria" w:hAnsi="Cambria"/>
          <w:b w:val="1"/>
          <w:color w:val="243f61"/>
          <w:rtl w:val="0"/>
        </w:rPr>
        <w:t xml:space="preserve">                                                     Fig.5.1.</w:t>
      </w:r>
      <w:r w:rsidDel="00000000" w:rsidR="00000000" w:rsidRPr="00000000">
        <w:rPr>
          <w:rtl w:val="0"/>
        </w:rPr>
        <w:t xml:space="preserve">Example of Original image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inline distB="0" distT="0" distL="0" distR="0">
            <wp:extent cx="5731510" cy="3191510"/>
            <wp:effectExtent b="0" l="0" r="0" t="0"/>
            <wp:docPr id="11" name="image1.jpg"/>
            <a:graphic>
              <a:graphicData uri="http://schemas.openxmlformats.org/drawingml/2006/picture">
                <pic:pic>
                  <pic:nvPicPr>
                    <pic:cNvPr id="0" name="image1.jpg"/>
                    <pic:cNvPicPr preferRelativeResize="0"/>
                  </pic:nvPicPr>
                  <pic:blipFill>
                    <a:blip r:embed="rId14"/>
                    <a:srcRect b="503" l="0" r="0" t="502"/>
                    <a:stretch>
                      <a:fillRect/>
                    </a:stretch>
                  </pic:blipFill>
                  <pic:spPr>
                    <a:xfrm>
                      <a:off x="0" y="0"/>
                      <a:ext cx="5731510" cy="31915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bookmarkStart w:colFirst="0" w:colLast="0" w:name="_gjdgxs" w:id="0"/>
      <w:bookmarkEnd w:id="0"/>
      <w:r w:rsidDel="00000000" w:rsidR="00000000" w:rsidRPr="00000000">
        <w:rPr>
          <w:rFonts w:ascii="Cambria" w:cs="Cambria" w:eastAsia="Cambria" w:hAnsi="Cambria"/>
          <w:b w:val="1"/>
          <w:color w:val="243f61"/>
          <w:rtl w:val="0"/>
        </w:rPr>
        <w:t xml:space="preserve">                                                           Fig.5.2.</w:t>
      </w:r>
      <w:r w:rsidDel="00000000" w:rsidR="00000000" w:rsidRPr="00000000">
        <w:rPr>
          <w:rtl w:val="0"/>
        </w:rPr>
        <w:t xml:space="preserve">Example of Dehazed image </w:t>
      </w:r>
    </w:p>
    <w:p w:rsidR="00000000" w:rsidDel="00000000" w:rsidP="00000000" w:rsidRDefault="00000000" w:rsidRPr="00000000" w14:paraId="00000084">
      <w:pPr>
        <w:pStyle w:val="Heading3"/>
        <w:rPr/>
      </w:pPr>
      <w:r w:rsidDel="00000000" w:rsidR="00000000" w:rsidRPr="00000000">
        <w:rPr>
          <w:rtl w:val="0"/>
        </w:rPr>
        <w:t xml:space="preserve">4. Results and discussion </w:t>
      </w:r>
    </w:p>
    <w:p w:rsidR="00000000" w:rsidDel="00000000" w:rsidP="00000000" w:rsidRDefault="00000000" w:rsidRPr="00000000" w14:paraId="00000085">
      <w:pPr>
        <w:jc w:val="both"/>
        <w:rPr>
          <w:rFonts w:ascii="Cambria" w:cs="Cambria" w:eastAsia="Cambria" w:hAnsi="Cambria"/>
        </w:rPr>
      </w:pPr>
      <w:r w:rsidDel="00000000" w:rsidR="00000000" w:rsidRPr="00000000">
        <w:rPr>
          <w:rFonts w:ascii="Cambria" w:cs="Cambria" w:eastAsia="Cambria" w:hAnsi="Cambria"/>
          <w:rtl w:val="0"/>
        </w:rPr>
        <w:t xml:space="preserve">In this work, an image dataset for traffic analysis is used. The suggested YOLOv2-LuNet processing is depicted in Fig. 5. The metrics examined are accuracy, precision, mean absolute position (MAP), ground truth (GT), detection rate (DET), true positive rate (TP), and false positive rate.</w:t>
        <w:br w:type="textWrapping"/>
      </w:r>
      <w:r w:rsidDel="00000000" w:rsidR="00000000" w:rsidRPr="00000000">
        <w:rPr>
          <w:rFonts w:ascii="Cambria" w:cs="Cambria" w:eastAsia="Cambria" w:hAnsi="Cambria"/>
          <w:b w:val="1"/>
          <w:i w:val="1"/>
          <w:color w:val="4f81bd"/>
          <w:rtl w:val="0"/>
        </w:rPr>
        <w:t xml:space="preserve"> 4.1. Accuracy</w:t>
      </w:r>
      <w:r w:rsidDel="00000000" w:rsidR="00000000" w:rsidRPr="00000000">
        <w:rPr>
          <w:rFonts w:ascii="Cambria" w:cs="Cambria" w:eastAsia="Cambria" w:hAnsi="Cambria"/>
          <w:rtl w:val="0"/>
        </w:rPr>
        <w:t xml:space="preserve"> </w:t>
      </w:r>
    </w:p>
    <w:p w:rsidR="00000000" w:rsidDel="00000000" w:rsidP="00000000" w:rsidRDefault="00000000" w:rsidRPr="00000000" w14:paraId="00000086">
      <w:pPr>
        <w:jc w:val="both"/>
        <w:rPr>
          <w:rFonts w:ascii="Cambria" w:cs="Cambria" w:eastAsia="Cambria" w:hAnsi="Cambria"/>
        </w:rPr>
      </w:pPr>
      <w:r w:rsidDel="00000000" w:rsidR="00000000" w:rsidRPr="00000000">
        <w:rPr>
          <w:rFonts w:ascii="Cambria" w:cs="Cambria" w:eastAsia="Cambria" w:hAnsi="Cambria"/>
          <w:rtl w:val="0"/>
        </w:rPr>
        <w:t xml:space="preserve">Accuracy measurement aids in determining how well the  LuNet classifier detects objects in video frames. It sheds light on the model’s ability to correctly identify and localize objects of interest. It refers to the degree of understanding between a noise and actual value evaluation. Table 1 illustrates an accuracy analysis of the suggested approach. The suggested method’s accuracy values are evaluated against current methods by employing feature masking in video sequence frames. The existing technologies’ accuracy ratings for FFNN, CNN, RCNN, LSTM, and RNN-LSTM are 75%, 80%, 84%, 88%, and 88%, respectively. An accuracy of 94% was observed in the case of the proposed model. Fig. 6 depicts that the suggested method has a 94% maximum accuracy value. Comparisons show that it outperforms traditional methods because it uses architectural innovations and layer combinations to better capture temporal dependencies and spatial features in video data than other models.</w:t>
      </w:r>
    </w:p>
    <w:p w:rsidR="00000000" w:rsidDel="00000000" w:rsidP="00000000" w:rsidRDefault="00000000" w:rsidRPr="00000000" w14:paraId="00000087">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48388" cy="914400"/>
            <wp:effectExtent b="0" l="0" r="0" t="0"/>
            <wp:docPr descr="fig.6.Accuracy table " id="9" name="image17.png"/>
            <a:graphic>
              <a:graphicData uri="http://schemas.openxmlformats.org/drawingml/2006/picture">
                <pic:pic>
                  <pic:nvPicPr>
                    <pic:cNvPr descr="fig.6.Accuracy table " id="0" name="image17.png"/>
                    <pic:cNvPicPr preferRelativeResize="0"/>
                  </pic:nvPicPr>
                  <pic:blipFill>
                    <a:blip r:embed="rId15"/>
                    <a:srcRect b="33947" l="0" r="0" t="34474"/>
                    <a:stretch>
                      <a:fillRect/>
                    </a:stretch>
                  </pic:blipFill>
                  <pic:spPr>
                    <a:xfrm>
                      <a:off x="0" y="0"/>
                      <a:ext cx="6148388"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Cambria" w:cs="Cambria" w:eastAsia="Cambria" w:hAnsi="Cambria"/>
        </w:rPr>
      </w:pPr>
      <w:r w:rsidDel="00000000" w:rsidR="00000000" w:rsidRPr="00000000">
        <w:rPr>
          <w:rFonts w:ascii="Cambria" w:cs="Cambria" w:eastAsia="Cambria" w:hAnsi="Cambria"/>
          <w:rtl w:val="0"/>
        </w:rPr>
        <w:t xml:space="preserve">Table 1: Accuracy of the methods</w:t>
      </w:r>
    </w:p>
    <w:p w:rsidR="00000000" w:rsidDel="00000000" w:rsidP="00000000" w:rsidRDefault="00000000" w:rsidRPr="00000000" w14:paraId="00000089">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38775" cy="417195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38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Cambria" w:cs="Cambria" w:eastAsia="Cambria" w:hAnsi="Cambria"/>
        </w:rPr>
      </w:pPr>
      <w:r w:rsidDel="00000000" w:rsidR="00000000" w:rsidRPr="00000000">
        <w:rPr>
          <w:rFonts w:ascii="Cambria" w:cs="Cambria" w:eastAsia="Cambria" w:hAnsi="Cambria"/>
          <w:rtl w:val="0"/>
        </w:rPr>
        <w:t xml:space="preserve">Fig.6. This shows the Accuracy of the traditional method and  proposed method. </w:t>
        <w:br w:type="textWrapping"/>
      </w:r>
      <w:r w:rsidDel="00000000" w:rsidR="00000000" w:rsidRPr="00000000">
        <w:rPr>
          <w:rFonts w:ascii="Cambria" w:cs="Cambria" w:eastAsia="Cambria" w:hAnsi="Cambria"/>
          <w:b w:val="1"/>
          <w:i w:val="1"/>
          <w:color w:val="4f81bd"/>
          <w:rtl w:val="0"/>
        </w:rPr>
        <w:t xml:space="preserve">4.2. Precision</w:t>
      </w:r>
      <w:r w:rsidDel="00000000" w:rsidR="00000000" w:rsidRPr="00000000">
        <w:rPr>
          <w:rFonts w:ascii="Cambria" w:cs="Cambria" w:eastAsia="Cambria" w:hAnsi="Cambria"/>
          <w:rtl w:val="0"/>
        </w:rPr>
        <w:t xml:space="preserve"> </w:t>
      </w:r>
    </w:p>
    <w:p w:rsidR="00000000" w:rsidDel="00000000" w:rsidP="00000000" w:rsidRDefault="00000000" w:rsidRPr="00000000" w14:paraId="0000008B">
      <w:pPr>
        <w:jc w:val="both"/>
        <w:rPr>
          <w:rFonts w:ascii="Cambria" w:cs="Cambria" w:eastAsia="Cambria" w:hAnsi="Cambria"/>
        </w:rPr>
      </w:pPr>
      <w:r w:rsidDel="00000000" w:rsidR="00000000" w:rsidRPr="00000000">
        <w:rPr>
          <w:rFonts w:ascii="Cambria" w:cs="Cambria" w:eastAsia="Cambria" w:hAnsi="Cambria"/>
          <w:rtl w:val="0"/>
        </w:rPr>
        <w:t xml:space="preserve">It is the degree to which repeated noise measurements yield identical outcomes under comparable conditions. Precision is the ratio of true positives (objects correctly detected and localized) to the sum of true positives and false positives (objects incorrectly detected).The precision evaluation of the proposed method is depicted in Table 2.The assessment of precision outcomes shows that the proposed approach achieves greater accuracy than the cutting-edge techniques. The existing technologies’ precision ratings for FFNN, CNN, RCNN, LSTM, and RNN</w:t>
      </w:r>
      <w:ins w:author="Shubham Sain" w:id="0" w:date="2024-06-02T07:05:00Z">
        <w:r w:rsidDel="00000000" w:rsidR="00000000" w:rsidRPr="00000000">
          <w:rPr>
            <w:rFonts w:ascii="Cambria" w:cs="Cambria" w:eastAsia="Cambria" w:hAnsi="Cambria"/>
            <w:rtl w:val="0"/>
          </w:rPr>
          <w:t xml:space="preserve">-</w:t>
        </w:r>
      </w:ins>
      <w:r w:rsidDel="00000000" w:rsidR="00000000" w:rsidRPr="00000000">
        <w:rPr>
          <w:rFonts w:ascii="Cambria" w:cs="Cambria" w:eastAsia="Cambria" w:hAnsi="Cambria"/>
          <w:rtl w:val="0"/>
        </w:rPr>
        <w:t xml:space="preserve">LSTM are 70%, 74%, 85%, 83%, and 83%, respectively. Fig. 7 depicts that the suggested method has a 96% maximum precision value. Comparisons show that it outperforms existing methods by effectively reducing the number of false positive detections, resulting in a higher precision score. </w:t>
      </w:r>
    </w:p>
    <w:p w:rsidR="00000000" w:rsidDel="00000000" w:rsidP="00000000" w:rsidRDefault="00000000" w:rsidRPr="00000000" w14:paraId="0000008C">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860710"/>
            <wp:effectExtent b="0" l="0" r="0" t="0"/>
            <wp:docPr id="12" name="image8.png"/>
            <a:graphic>
              <a:graphicData uri="http://schemas.openxmlformats.org/drawingml/2006/picture">
                <pic:pic>
                  <pic:nvPicPr>
                    <pic:cNvPr id="0" name="image8.png"/>
                    <pic:cNvPicPr preferRelativeResize="0"/>
                  </pic:nvPicPr>
                  <pic:blipFill>
                    <a:blip r:embed="rId17"/>
                    <a:srcRect b="33222" l="0" r="0" t="35697"/>
                    <a:stretch>
                      <a:fillRect/>
                    </a:stretch>
                  </pic:blipFill>
                  <pic:spPr>
                    <a:xfrm>
                      <a:off x="0" y="0"/>
                      <a:ext cx="5734050" cy="86071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Cambria" w:cs="Cambria" w:eastAsia="Cambria" w:hAnsi="Cambria"/>
        </w:rPr>
      </w:pPr>
      <w:r w:rsidDel="00000000" w:rsidR="00000000" w:rsidRPr="00000000">
        <w:rPr>
          <w:rFonts w:ascii="Cambria" w:cs="Cambria" w:eastAsia="Cambria" w:hAnsi="Cambria"/>
          <w:rtl w:val="0"/>
        </w:rPr>
        <w:t xml:space="preserve">Table 2: Precision of the methods</w:t>
      </w:r>
    </w:p>
    <w:p w:rsidR="00000000" w:rsidDel="00000000" w:rsidP="00000000" w:rsidRDefault="00000000" w:rsidRPr="00000000" w14:paraId="0000008E">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38775" cy="417195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38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Cambria" w:cs="Cambria" w:eastAsia="Cambria" w:hAnsi="Cambria"/>
        </w:rPr>
      </w:pPr>
      <w:r w:rsidDel="00000000" w:rsidR="00000000" w:rsidRPr="00000000">
        <w:rPr>
          <w:rFonts w:ascii="Cambria" w:cs="Cambria" w:eastAsia="Cambria" w:hAnsi="Cambria"/>
          <w:rtl w:val="0"/>
        </w:rPr>
        <w:t xml:space="preserve">Fig.7. This shows the Precision of the traditional method and  proposed method. </w:t>
      </w:r>
    </w:p>
    <w:p w:rsidR="00000000" w:rsidDel="00000000" w:rsidP="00000000" w:rsidRDefault="00000000" w:rsidRPr="00000000" w14:paraId="00000090">
      <w:pPr>
        <w:pStyle w:val="Heading4"/>
        <w:rPr/>
      </w:pPr>
      <w:r w:rsidDel="00000000" w:rsidR="00000000" w:rsidRPr="00000000">
        <w:rPr>
          <w:rtl w:val="0"/>
        </w:rPr>
        <w:t xml:space="preserve">4.3. Recall </w:t>
      </w:r>
    </w:p>
    <w:p w:rsidR="00000000" w:rsidDel="00000000" w:rsidP="00000000" w:rsidRDefault="00000000" w:rsidRPr="00000000" w14:paraId="00000091">
      <w:pPr>
        <w:jc w:val="both"/>
        <w:rPr>
          <w:rFonts w:ascii="Cambria" w:cs="Cambria" w:eastAsia="Cambria" w:hAnsi="Cambria"/>
        </w:rPr>
      </w:pPr>
      <w:r w:rsidDel="00000000" w:rsidR="00000000" w:rsidRPr="00000000">
        <w:rPr>
          <w:rFonts w:ascii="Cambria" w:cs="Cambria" w:eastAsia="Cambria" w:hAnsi="Cambria"/>
          <w:rtl w:val="0"/>
        </w:rPr>
        <w:t xml:space="preserve">Recall is the proportion of true positive objects the model successfully detects out of all the objects in the video frames. It ensures the model detects as many relevant objects as possible, which is critical for thorough video analysis. Recall is calculated by dividing true positives (correctly detected objects) by the sum of true positives and false negatives. The ratio of appropriate images acquired overall is referred to as recall. The recall analysis for the suggested method is depicted in Table 3. Fig. 8 depicts that the suggested method has a 92% maximum recall value. Compared to existing techniques, the proposed approach outperforms existing procedures and methods for object tracking and classification. The existing technologies’ recall ratings for FFNN, CNN, RCNN, LSTM, and RNN-LSTM are 58%, 65%, 73%, 75%, and 84%, respectively. A recall of 93% was observed in the case of the proposed model. When the number of images increased so does recall value. Comparisons indicate that it outperforms traditional methods because </w:t>
      </w:r>
    </w:p>
    <w:p w:rsidR="00000000" w:rsidDel="00000000" w:rsidP="00000000" w:rsidRDefault="00000000" w:rsidRPr="00000000" w14:paraId="00000092">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899311"/>
            <wp:effectExtent b="0" l="0" r="0" t="0"/>
            <wp:docPr id="16" name="image10.png"/>
            <a:graphic>
              <a:graphicData uri="http://schemas.openxmlformats.org/drawingml/2006/picture">
                <pic:pic>
                  <pic:nvPicPr>
                    <pic:cNvPr id="0" name="image10.png"/>
                    <pic:cNvPicPr preferRelativeResize="0"/>
                  </pic:nvPicPr>
                  <pic:blipFill>
                    <a:blip r:embed="rId19"/>
                    <a:srcRect b="33789" l="0" r="0" t="35121"/>
                    <a:stretch>
                      <a:fillRect/>
                    </a:stretch>
                  </pic:blipFill>
                  <pic:spPr>
                    <a:xfrm>
                      <a:off x="0" y="0"/>
                      <a:ext cx="5731200" cy="89931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Cambria" w:cs="Cambria" w:eastAsia="Cambria" w:hAnsi="Cambria"/>
        </w:rPr>
      </w:pPr>
      <w:r w:rsidDel="00000000" w:rsidR="00000000" w:rsidRPr="00000000">
        <w:rPr>
          <w:rFonts w:ascii="Cambria" w:cs="Cambria" w:eastAsia="Cambria" w:hAnsi="Cambria"/>
          <w:rtl w:val="0"/>
        </w:rPr>
        <w:t xml:space="preserve">Table 3: Recall of the methods</w:t>
      </w:r>
    </w:p>
    <w:p w:rsidR="00000000" w:rsidDel="00000000" w:rsidP="00000000" w:rsidRDefault="00000000" w:rsidRPr="00000000" w14:paraId="00000094">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38775" cy="4171950"/>
            <wp:effectExtent b="0" l="0" r="0" t="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438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Cambria" w:cs="Cambria" w:eastAsia="Cambria" w:hAnsi="Cambria"/>
        </w:rPr>
      </w:pPr>
      <w:r w:rsidDel="00000000" w:rsidR="00000000" w:rsidRPr="00000000">
        <w:rPr>
          <w:rFonts w:ascii="Cambria" w:cs="Cambria" w:eastAsia="Cambria" w:hAnsi="Cambria"/>
          <w:rtl w:val="0"/>
        </w:rPr>
        <w:t xml:space="preserve">fig.8. This shows the Recall of the traditional method and  proposed method. </w:t>
      </w:r>
    </w:p>
    <w:p w:rsidR="00000000" w:rsidDel="00000000" w:rsidP="00000000" w:rsidRDefault="00000000" w:rsidRPr="00000000" w14:paraId="00000096">
      <w:pPr>
        <w:pStyle w:val="Heading4"/>
        <w:rPr/>
      </w:pPr>
      <w:r w:rsidDel="00000000" w:rsidR="00000000" w:rsidRPr="00000000">
        <w:rPr>
          <w:rtl w:val="0"/>
        </w:rPr>
        <w:t xml:space="preserve">4.4. True Positive (TP)</w:t>
      </w:r>
    </w:p>
    <w:p w:rsidR="00000000" w:rsidDel="00000000" w:rsidP="00000000" w:rsidRDefault="00000000" w:rsidRPr="00000000" w14:paraId="00000097">
      <w:pPr>
        <w:jc w:val="both"/>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 True positives are cases in which the model correctly identifies and localizes objects of interest in video frames. The measurement of true positives directly assesses the object detection system’s detection accuracy. The number of correctly matched detections determines the true positive count. Each correctly matched detection increases the number of true positives. True positive analyses are the criterion necessary to evaluate tracker performance. The first stage is to see if each suggested outcome is a TP that matches the underlying goal. Table 4 assesses the proposed method’s TP. Fig. 9 depicts that the suggested method has a 90% maximum TP value. The proposed approach yielded the  true positive value (90%).The existing technologies’ TP ratings for FFNN, CNN, RCNN, LSTM, and RNN-LSTM are 56%, 59%, 62%, 66%, and 68%, respectively. A TP of 90% was observed in the case of the proposed model. Comparisons indicate that it outperforms existing methods. </w:t>
      </w:r>
    </w:p>
    <w:p w:rsidR="00000000" w:rsidDel="00000000" w:rsidP="00000000" w:rsidRDefault="00000000" w:rsidRPr="00000000" w14:paraId="00000098">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876447"/>
            <wp:effectExtent b="0" l="0" r="0" t="0"/>
            <wp:docPr descr="fig.6.Accuracy table " id="18" name="image13.png"/>
            <a:graphic>
              <a:graphicData uri="http://schemas.openxmlformats.org/drawingml/2006/picture">
                <pic:pic>
                  <pic:nvPicPr>
                    <pic:cNvPr descr="fig.6.Accuracy table " id="0" name="image13.png"/>
                    <pic:cNvPicPr preferRelativeResize="0"/>
                  </pic:nvPicPr>
                  <pic:blipFill>
                    <a:blip r:embed="rId21"/>
                    <a:srcRect b="35369" l="0" r="0" t="34331"/>
                    <a:stretch>
                      <a:fillRect/>
                    </a:stretch>
                  </pic:blipFill>
                  <pic:spPr>
                    <a:xfrm>
                      <a:off x="0" y="0"/>
                      <a:ext cx="5731200" cy="87644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Cambria" w:cs="Cambria" w:eastAsia="Cambria" w:hAnsi="Cambria"/>
        </w:rPr>
      </w:pPr>
      <w:r w:rsidDel="00000000" w:rsidR="00000000" w:rsidRPr="00000000">
        <w:rPr>
          <w:rFonts w:ascii="Cambria" w:cs="Cambria" w:eastAsia="Cambria" w:hAnsi="Cambria"/>
          <w:rtl w:val="0"/>
        </w:rPr>
        <w:t xml:space="preserve">Table 4: True positive values  of the methods</w:t>
      </w:r>
    </w:p>
    <w:p w:rsidR="00000000" w:rsidDel="00000000" w:rsidP="00000000" w:rsidRDefault="00000000" w:rsidRPr="00000000" w14:paraId="0000009A">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38775" cy="4171950"/>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38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Cambria" w:cs="Cambria" w:eastAsia="Cambria" w:hAnsi="Cambria"/>
        </w:rPr>
      </w:pPr>
      <w:r w:rsidDel="00000000" w:rsidR="00000000" w:rsidRPr="00000000">
        <w:rPr>
          <w:rFonts w:ascii="Cambria" w:cs="Cambria" w:eastAsia="Cambria" w:hAnsi="Cambria"/>
          <w:rtl w:val="0"/>
        </w:rPr>
        <w:t xml:space="preserve">fig.9. This shows the True Positive values of the traditional method and  proposed method. </w:t>
      </w:r>
    </w:p>
    <w:p w:rsidR="00000000" w:rsidDel="00000000" w:rsidP="00000000" w:rsidRDefault="00000000" w:rsidRPr="00000000" w14:paraId="0000009C">
      <w:pPr>
        <w:pStyle w:val="Heading4"/>
        <w:rPr/>
      </w:pPr>
      <w:r w:rsidDel="00000000" w:rsidR="00000000" w:rsidRPr="00000000">
        <w:rPr>
          <w:rtl w:val="0"/>
        </w:rPr>
        <w:t xml:space="preserve">4.5. False Positive (FP) </w:t>
      </w:r>
    </w:p>
    <w:p w:rsidR="00000000" w:rsidDel="00000000" w:rsidP="00000000" w:rsidRDefault="00000000" w:rsidRPr="00000000" w14:paraId="0000009D">
      <w:pPr>
        <w:jc w:val="both"/>
        <w:rPr>
          <w:rFonts w:ascii="Cambria" w:cs="Cambria" w:eastAsia="Cambria" w:hAnsi="Cambria"/>
        </w:rPr>
      </w:pPr>
      <w:r w:rsidDel="00000000" w:rsidR="00000000" w:rsidRPr="00000000">
        <w:rPr>
          <w:rFonts w:ascii="Cambria" w:cs="Cambria" w:eastAsia="Cambria" w:hAnsi="Cambria"/>
          <w:rtl w:val="0"/>
        </w:rPr>
        <w:t xml:space="preserve">The initial stage establishes whether each predicted result is an FP. False positives happen when the classifier incorrectly identifies background or unrelated objects as the objects of interest. Table 5 depicts the results of the FPs. In image classification and object detection applications, false positives denote the number of objects classified or detected by the proposed method per second. It can be used to calculate a model’s average processing speed. Fig. 10 depicts that the suggested method has 89% FP value. </w:t>
      </w:r>
    </w:p>
    <w:p w:rsidR="00000000" w:rsidDel="00000000" w:rsidP="00000000" w:rsidRDefault="00000000" w:rsidRPr="00000000" w14:paraId="0000009E">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975523"/>
            <wp:effectExtent b="0" l="0" r="0" t="0"/>
            <wp:docPr descr="fig.6.Accuracy table " id="20" name="image16.png"/>
            <a:graphic>
              <a:graphicData uri="http://schemas.openxmlformats.org/drawingml/2006/picture">
                <pic:pic>
                  <pic:nvPicPr>
                    <pic:cNvPr descr="fig.6.Accuracy table " id="0" name="image16.png"/>
                    <pic:cNvPicPr preferRelativeResize="0"/>
                  </pic:nvPicPr>
                  <pic:blipFill>
                    <a:blip r:embed="rId23"/>
                    <a:srcRect b="32471" l="0" r="0" t="33804"/>
                    <a:stretch>
                      <a:fillRect/>
                    </a:stretch>
                  </pic:blipFill>
                  <pic:spPr>
                    <a:xfrm>
                      <a:off x="0" y="0"/>
                      <a:ext cx="5731200" cy="97552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Cambria" w:cs="Cambria" w:eastAsia="Cambria" w:hAnsi="Cambria"/>
        </w:rPr>
      </w:pPr>
      <w:r w:rsidDel="00000000" w:rsidR="00000000" w:rsidRPr="00000000">
        <w:rPr>
          <w:rFonts w:ascii="Cambria" w:cs="Cambria" w:eastAsia="Cambria" w:hAnsi="Cambria"/>
          <w:rtl w:val="0"/>
        </w:rPr>
        <w:t xml:space="preserve">Table 5: False Positive of the methods</w:t>
      </w:r>
    </w:p>
    <w:p w:rsidR="00000000" w:rsidDel="00000000" w:rsidP="00000000" w:rsidRDefault="00000000" w:rsidRPr="00000000" w14:paraId="000000A0">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38775" cy="417195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438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Cambria" w:cs="Cambria" w:eastAsia="Cambria" w:hAnsi="Cambria"/>
        </w:rPr>
      </w:pPr>
      <w:r w:rsidDel="00000000" w:rsidR="00000000" w:rsidRPr="00000000">
        <w:rPr>
          <w:rFonts w:ascii="Cambria" w:cs="Cambria" w:eastAsia="Cambria" w:hAnsi="Cambria"/>
          <w:rtl w:val="0"/>
        </w:rPr>
        <w:t xml:space="preserve">Fig.10. This shows the False Positive of the traditional method and  proposed method. </w:t>
      </w:r>
    </w:p>
    <w:p w:rsidR="00000000" w:rsidDel="00000000" w:rsidP="00000000" w:rsidRDefault="00000000" w:rsidRPr="00000000" w14:paraId="000000A2">
      <w:pPr>
        <w:pStyle w:val="Heading4"/>
        <w:rPr/>
      </w:pPr>
      <w:r w:rsidDel="00000000" w:rsidR="00000000" w:rsidRPr="00000000">
        <w:rPr>
          <w:rtl w:val="0"/>
        </w:rPr>
        <w:t xml:space="preserve">4.6. Ground truth (GT) </w:t>
      </w:r>
    </w:p>
    <w:p w:rsidR="00000000" w:rsidDel="00000000" w:rsidP="00000000" w:rsidRDefault="00000000" w:rsidRPr="00000000" w14:paraId="000000A3">
      <w:pPr>
        <w:jc w:val="both"/>
        <w:rPr>
          <w:rFonts w:ascii="Cambria" w:cs="Cambria" w:eastAsia="Cambria" w:hAnsi="Cambria"/>
        </w:rPr>
      </w:pPr>
      <w:r w:rsidDel="00000000" w:rsidR="00000000" w:rsidRPr="00000000">
        <w:rPr>
          <w:rFonts w:ascii="Cambria" w:cs="Cambria" w:eastAsia="Cambria" w:hAnsi="Cambria"/>
          <w:rtl w:val="0"/>
        </w:rPr>
        <w:t xml:space="preserve">GT annotations provide a standardized reference for comparing object detection models or algorithms. During model evaluation, ground truth annotations are compared to model predictions to calculate performance metrics like accuracy, precision, and recall.GT is the knowledge collected in the field. Image information can be linked to real-time characteristics, and real-world materials can be used in the field. Table 6 depicts the outcomes of a GT on the applicability of the suggested technique.</w:t>
      </w:r>
    </w:p>
    <w:p w:rsidR="00000000" w:rsidDel="00000000" w:rsidP="00000000" w:rsidRDefault="00000000" w:rsidRPr="00000000" w14:paraId="000000A4">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914553"/>
            <wp:effectExtent b="0" l="0" r="0" t="0"/>
            <wp:docPr descr="fig.6.Accuracy table " id="22" name="image18.png"/>
            <a:graphic>
              <a:graphicData uri="http://schemas.openxmlformats.org/drawingml/2006/picture">
                <pic:pic>
                  <pic:nvPicPr>
                    <pic:cNvPr descr="fig.6.Accuracy table " id="0" name="image18.png"/>
                    <pic:cNvPicPr preferRelativeResize="0"/>
                  </pic:nvPicPr>
                  <pic:blipFill>
                    <a:blip r:embed="rId25"/>
                    <a:srcRect b="34579" l="0" r="0" t="33803"/>
                    <a:stretch>
                      <a:fillRect/>
                    </a:stretch>
                  </pic:blipFill>
                  <pic:spPr>
                    <a:xfrm>
                      <a:off x="0" y="0"/>
                      <a:ext cx="5731200" cy="91455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Cambria" w:cs="Cambria" w:eastAsia="Cambria" w:hAnsi="Cambria"/>
        </w:rPr>
      </w:pPr>
      <w:r w:rsidDel="00000000" w:rsidR="00000000" w:rsidRPr="00000000">
        <w:rPr>
          <w:rFonts w:ascii="Cambria" w:cs="Cambria" w:eastAsia="Cambria" w:hAnsi="Cambria"/>
          <w:rtl w:val="0"/>
        </w:rPr>
        <w:t xml:space="preserve">Table 6: Ground Truth of the methods</w:t>
      </w:r>
    </w:p>
    <w:p w:rsidR="00000000" w:rsidDel="00000000" w:rsidP="00000000" w:rsidRDefault="00000000" w:rsidRPr="00000000" w14:paraId="000000A6">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38775" cy="4171950"/>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438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Cambria" w:cs="Cambria" w:eastAsia="Cambria" w:hAnsi="Cambria"/>
        </w:rPr>
      </w:pPr>
      <w:r w:rsidDel="00000000" w:rsidR="00000000" w:rsidRPr="00000000">
        <w:rPr>
          <w:rFonts w:ascii="Cambria" w:cs="Cambria" w:eastAsia="Cambria" w:hAnsi="Cambria"/>
          <w:rtl w:val="0"/>
        </w:rPr>
        <w:t xml:space="preserve">Fig.11. This shows the Ground Truth of the traditional method and  proposed method. </w:t>
        <w:br w:type="textWrapping"/>
      </w:r>
      <w:r w:rsidDel="00000000" w:rsidR="00000000" w:rsidRPr="00000000">
        <w:rPr>
          <w:rFonts w:ascii="Cambria" w:cs="Cambria" w:eastAsia="Cambria" w:hAnsi="Cambria"/>
          <w:b w:val="1"/>
          <w:i w:val="1"/>
          <w:color w:val="4f81bd"/>
          <w:rtl w:val="0"/>
        </w:rPr>
        <w:t xml:space="preserve">4.8. Detection rate</w:t>
      </w:r>
      <w:r w:rsidDel="00000000" w:rsidR="00000000" w:rsidRPr="00000000">
        <w:rPr>
          <w:rFonts w:ascii="Cambria" w:cs="Cambria" w:eastAsia="Cambria" w:hAnsi="Cambria"/>
          <w:rtl w:val="0"/>
        </w:rPr>
        <w:t xml:space="preserve"> </w:t>
      </w:r>
    </w:p>
    <w:p w:rsidR="00000000" w:rsidDel="00000000" w:rsidP="00000000" w:rsidRDefault="00000000" w:rsidRPr="00000000" w14:paraId="000000A8">
      <w:pPr>
        <w:jc w:val="both"/>
        <w:rPr>
          <w:rFonts w:ascii="Cambria" w:cs="Cambria" w:eastAsia="Cambria" w:hAnsi="Cambria"/>
        </w:rPr>
      </w:pPr>
      <w:r w:rsidDel="00000000" w:rsidR="00000000" w:rsidRPr="00000000">
        <w:rPr>
          <w:rFonts w:ascii="Cambria" w:cs="Cambria" w:eastAsia="Cambria" w:hAnsi="Cambria"/>
          <w:rtl w:val="0"/>
        </w:rPr>
        <w:t xml:space="preserve">4.7. Detection rate The detection rate is the ratio of true positives to total ground truth objects. It denotes the proportion of objects correctly detected by the system among all the objects in the video frames.The simulation outcomes of the detection rate are shown in Table 7. In terms of detection values, the proposed technique outperforms all previous strategies. Fig. 12 depicts that the proposed approach yielded the highest detection rate (89%). The existing technologies’ detection rates for FFNN, CNN, RCNN, LSTM, and RNN-LSTM are 53%, 60%, 61%, 70%, and 76%, respectively. Comparisons indicate that it outperforms existing methods. </w:t>
      </w:r>
    </w:p>
    <w:p w:rsidR="00000000" w:rsidDel="00000000" w:rsidP="00000000" w:rsidRDefault="00000000" w:rsidRPr="00000000" w14:paraId="000000A9">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922174"/>
            <wp:effectExtent b="0" l="0" r="0" t="0"/>
            <wp:docPr descr="fig.6.Accuracy table " id="10" name="image15.png"/>
            <a:graphic>
              <a:graphicData uri="http://schemas.openxmlformats.org/drawingml/2006/picture">
                <pic:pic>
                  <pic:nvPicPr>
                    <pic:cNvPr descr="fig.6.Accuracy table " id="0" name="image15.png"/>
                    <pic:cNvPicPr preferRelativeResize="0"/>
                  </pic:nvPicPr>
                  <pic:blipFill>
                    <a:blip r:embed="rId27"/>
                    <a:srcRect b="33525" l="0" r="0" t="34594"/>
                    <a:stretch>
                      <a:fillRect/>
                    </a:stretch>
                  </pic:blipFill>
                  <pic:spPr>
                    <a:xfrm>
                      <a:off x="0" y="0"/>
                      <a:ext cx="5731200" cy="92217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Cambria" w:cs="Cambria" w:eastAsia="Cambria" w:hAnsi="Cambria"/>
        </w:rPr>
      </w:pPr>
      <w:r w:rsidDel="00000000" w:rsidR="00000000" w:rsidRPr="00000000">
        <w:rPr>
          <w:rFonts w:ascii="Cambria" w:cs="Cambria" w:eastAsia="Cambria" w:hAnsi="Cambria"/>
          <w:rtl w:val="0"/>
        </w:rPr>
        <w:t xml:space="preserve">Table 11: Detection rate of the methods</w:t>
      </w:r>
    </w:p>
    <w:p w:rsidR="00000000" w:rsidDel="00000000" w:rsidP="00000000" w:rsidRDefault="00000000" w:rsidRPr="00000000" w14:paraId="000000AB">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38775" cy="4171950"/>
            <wp:effectExtent b="0" l="0" r="0" t="0"/>
            <wp:docPr id="1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38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Cambria" w:cs="Cambria" w:eastAsia="Cambria" w:hAnsi="Cambria"/>
        </w:rPr>
      </w:pPr>
      <w:r w:rsidDel="00000000" w:rsidR="00000000" w:rsidRPr="00000000">
        <w:rPr>
          <w:rFonts w:ascii="Cambria" w:cs="Cambria" w:eastAsia="Cambria" w:hAnsi="Cambria"/>
          <w:rtl w:val="0"/>
        </w:rPr>
        <w:t xml:space="preserve">Fig.12. This shows the Detection rate of the traditional method and  proposed method. </w:t>
      </w:r>
    </w:p>
    <w:p w:rsidR="00000000" w:rsidDel="00000000" w:rsidP="00000000" w:rsidRDefault="00000000" w:rsidRPr="00000000" w14:paraId="000000AD">
      <w:pPr>
        <w:pStyle w:val="Heading1"/>
        <w:rPr/>
      </w:pPr>
      <w:bookmarkStart w:colFirst="0" w:colLast="0" w:name="_1fob9te" w:id="2"/>
      <w:bookmarkEnd w:id="2"/>
      <w:r w:rsidDel="00000000" w:rsidR="00000000" w:rsidRPr="00000000">
        <w:rPr>
          <w:rtl w:val="0"/>
        </w:rPr>
        <w:t xml:space="preserve">Conclusion:</w:t>
      </w:r>
    </w:p>
    <w:p w:rsidR="00000000" w:rsidDel="00000000" w:rsidP="00000000" w:rsidRDefault="00000000" w:rsidRPr="00000000" w14:paraId="000000AE">
      <w:pPr>
        <w:spacing w:after="240" w:before="240" w:lineRule="auto"/>
        <w:jc w:val="both"/>
        <w:rPr>
          <w:rFonts w:ascii="Cambria" w:cs="Cambria" w:eastAsia="Cambria" w:hAnsi="Cambria"/>
        </w:rPr>
      </w:pPr>
      <w:r w:rsidDel="00000000" w:rsidR="00000000" w:rsidRPr="00000000">
        <w:rPr>
          <w:rFonts w:ascii="Cambria" w:cs="Cambria" w:eastAsia="Cambria" w:hAnsi="Cambria"/>
          <w:rtl w:val="0"/>
        </w:rPr>
        <w:t xml:space="preserve">By merging cutting-edge picture enhancement and object identification algorithms, the suggested "ClearDetect" approach offers a notable improvement in object detection under cloudy environments. It solves the problems caused by non-homogeneous thick fog by using a Transformer-based wavelet network called WaveletFormerNet, which improves image clarity. The preprocessed picture is then used as input for the improved YOLOv2 and LuNet multi-object detection algorithms, which significantly increase object recognition accuracy and precision.</w:t>
      </w:r>
    </w:p>
    <w:p w:rsidR="00000000" w:rsidDel="00000000" w:rsidP="00000000" w:rsidRDefault="00000000" w:rsidRPr="00000000" w14:paraId="000000AF">
      <w:pPr>
        <w:spacing w:after="240" w:before="240" w:lineRule="auto"/>
        <w:jc w:val="both"/>
        <w:rPr>
          <w:rFonts w:ascii="Cambria" w:cs="Cambria" w:eastAsia="Cambria" w:hAnsi="Cambria"/>
        </w:rPr>
      </w:pPr>
      <w:r w:rsidDel="00000000" w:rsidR="00000000" w:rsidRPr="00000000">
        <w:rPr>
          <w:rFonts w:ascii="Cambria" w:cs="Cambria" w:eastAsia="Cambria" w:hAnsi="Cambria"/>
          <w:rtl w:val="0"/>
        </w:rPr>
        <w:t xml:space="preserve">The ClearDetect approach has proven to be effective in greatly reducing the impacts of fog via extensive testing and assessment, which enhances vision and the functionality of object detecting systems during inclement weather. This combined strategy produces better outcomes by maximizing image quality and utilizing the advantages of cutting-edge detection algorithms.</w:t>
      </w:r>
    </w:p>
    <w:p w:rsidR="00000000" w:rsidDel="00000000" w:rsidP="00000000" w:rsidRDefault="00000000" w:rsidRPr="00000000" w14:paraId="000000B0">
      <w:pPr>
        <w:spacing w:after="240" w:before="240" w:lineRule="auto"/>
        <w:jc w:val="both"/>
        <w:rPr>
          <w:rFonts w:ascii="Cambria" w:cs="Cambria" w:eastAsia="Cambria" w:hAnsi="Cambria"/>
        </w:rPr>
      </w:pPr>
      <w:r w:rsidDel="00000000" w:rsidR="00000000" w:rsidRPr="00000000">
        <w:rPr>
          <w:rFonts w:ascii="Cambria" w:cs="Cambria" w:eastAsia="Cambria" w:hAnsi="Cambria"/>
          <w:rtl w:val="0"/>
        </w:rPr>
        <w:t xml:space="preserve">To sum up, the ClearDetect technique presents a strong way to improve surveillance systems' performance in difficult conditions, guaranteeing more accurate and dependable object identification. Improved operational efficacy in real-world applications is made possible by the combination of advanced object identification algorithms with wavelet-based picture augmentation, especially in monitoring systems that are subjected to hazy or foggy situations.</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[1] Kui Jiang, Zhongyuan Wang, Peng Yi, Junjun Jiang, Jing Xiao, Yuan Yao, Deep distillation recursive network for remote sensing imagery super-resolution, Remote Sens. 10 (11) (2018) 1700.</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[2] Apurva Kumari, Subhendu Kumar Sahoo, A new fast and efficient dehazing and defogging algorithm for single remote sensing images, Signal Process. 215 (2024) 109289.</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[3] Pejman Rasti, Tonis Uiboupin, Sergio Escalera,  Gholamreza Anbarjafari, Convolutional neural network super resolution for face recognition in surveillance monitoring, in: Articulated Motion and Deformable Objects: 9th International Conference, AMDO 2016, Palma de Mallorca, Spain, July 13–15, 2016, Proceedings 9, Springer, 2016, pp. 175–184.</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[4] Zhongyuan Wang, Peng Yi, Kui Jiang, Junjun Jiang, Zhen Han, Lu Tao, Jiayi Ma, Multi-memory convolutional neural network for video super-resolution, IEEE Trans. Image Process. 28 (5) (2018) 2530–2544</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[5] Kaiming He, Jian Sun, Xiaoou Tang, Single image haze removal using dark channel prior, IEEE Trans. Pattern Anal. Mach. Intel. 33 (12) (2010) 2341–2353.</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[6] Qingsong Zhu, Jiaming Mai, Ling Shao, A fast single image haze removal algorithm using color attenuation prior, IEEE Trans. Image Process. 24 (11) (2015) 3522–3533.</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[7] Vidya Nitin More, Vibha Vyas, Removal of fog from hazy images and their restoration,</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Journal of King Saud University - Engineering Sciences, 2022, ISSN 1018-3639,</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[8] Earl J. McCartney, Optics of the Atmosphere: Scattering by Molecules and Particles, New York, 1976.</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[9] Srinivasa G. Narasimhan, Shree K. Nayar, Vision and the atmosphere, Int. J. Comput. Vis. 48 (3) (2002) 233.</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[10]Shengli Zhang, Zhiyong Tao, Sen Lin,WaveletFormerNet : A Transformer-based wavelet network for real-world non-homogeneous and dense fog removal, mage and Vision Computing, Volume 146,2024,105014,ISSN 0262-8856,</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[11]T. Mohandoss, J. Rangaraj,Multi-Object Detection using Enhanced YOLOv2 and LuNet Algorithms in Surveillance Videos, e-Prime - Advances in Electrical Engineering, Electronics and Energy, Volume 8, 2024, 100535, ISSN 2772-6711</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[12]Pulkit Dwivedi, Soumendu Chakraborty, Single image dehazing using extended local dark channel prior, Image and Vision Computing, Volume 136,2023,104747, ISSN 0262-8856</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[13]  M.J. Akhtar, R. Mahum, F.S. Butt, R. Amin, A.M. El-Sherbeeny, S.M. Lee, S. Shaikh, A Robust Framework for Object Detection in a Traffic Surveillance System, Electronics 11 (2022) 3425</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2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1.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23.png"/><Relationship Id="rId13" Type="http://schemas.openxmlformats.org/officeDocument/2006/relationships/image" Target="media/image4.jp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1.jp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